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2F9146" w14:textId="472FD20C" w:rsidR="00262059" w:rsidRPr="005C6A8D" w:rsidRDefault="00262059" w:rsidP="00647381">
      <w:pPr>
        <w:jc w:val="center"/>
        <w:rPr>
          <w:b/>
          <w:bCs/>
          <w:sz w:val="28"/>
          <w:szCs w:val="28"/>
          <w:lang w:val="en-US"/>
        </w:rPr>
      </w:pPr>
      <w:r w:rsidRPr="005C6A8D">
        <w:rPr>
          <w:b/>
          <w:bCs/>
          <w:sz w:val="28"/>
          <w:szCs w:val="28"/>
          <w:lang w:val="en-US"/>
        </w:rPr>
        <w:t xml:space="preserve">Carbon </w:t>
      </w:r>
      <w:r w:rsidR="00AD00F5">
        <w:rPr>
          <w:b/>
          <w:bCs/>
          <w:sz w:val="28"/>
          <w:szCs w:val="28"/>
          <w:lang w:val="en-US"/>
        </w:rPr>
        <w:t>p</w:t>
      </w:r>
      <w:r w:rsidRPr="005C6A8D">
        <w:rPr>
          <w:b/>
          <w:bCs/>
          <w:sz w:val="28"/>
          <w:szCs w:val="28"/>
          <w:lang w:val="en-US"/>
        </w:rPr>
        <w:t xml:space="preserve">ricing </w:t>
      </w:r>
      <w:r w:rsidR="00AD00F5">
        <w:rPr>
          <w:b/>
          <w:bCs/>
          <w:sz w:val="28"/>
          <w:szCs w:val="28"/>
          <w:lang w:val="en-US"/>
        </w:rPr>
        <w:t>and</w:t>
      </w:r>
      <w:r w:rsidRPr="005C6A8D">
        <w:rPr>
          <w:b/>
          <w:bCs/>
          <w:sz w:val="28"/>
          <w:szCs w:val="28"/>
          <w:lang w:val="en-US"/>
        </w:rPr>
        <w:t xml:space="preserve"> </w:t>
      </w:r>
      <w:r w:rsidR="00AD00F5">
        <w:rPr>
          <w:b/>
          <w:bCs/>
          <w:sz w:val="28"/>
          <w:szCs w:val="28"/>
          <w:lang w:val="en-US"/>
        </w:rPr>
        <w:t>i</w:t>
      </w:r>
      <w:r w:rsidRPr="005C6A8D">
        <w:rPr>
          <w:b/>
          <w:bCs/>
          <w:sz w:val="28"/>
          <w:szCs w:val="28"/>
          <w:lang w:val="en-US"/>
        </w:rPr>
        <w:t>nequality</w:t>
      </w:r>
      <w:r w:rsidR="00672E6F" w:rsidRPr="005C6A8D">
        <w:rPr>
          <w:b/>
          <w:bCs/>
          <w:sz w:val="28"/>
          <w:szCs w:val="28"/>
          <w:lang w:val="en-US"/>
        </w:rPr>
        <w:t xml:space="preserve"> when interest rates are higher</w:t>
      </w:r>
    </w:p>
    <w:p w14:paraId="60DBF166" w14:textId="50710D12" w:rsidR="00672E6F" w:rsidRPr="00672E6F" w:rsidRDefault="00672E6F" w:rsidP="00647381">
      <w:pPr>
        <w:jc w:val="center"/>
        <w:rPr>
          <w:b/>
          <w:bCs/>
          <w:lang w:val="en-US"/>
        </w:rPr>
      </w:pPr>
      <w:r w:rsidRPr="00672E6F">
        <w:rPr>
          <w:b/>
          <w:bCs/>
          <w:lang w:val="en-US"/>
        </w:rPr>
        <w:t xml:space="preserve">Funke, </w:t>
      </w:r>
      <w:r w:rsidR="00AD00F5">
        <w:rPr>
          <w:b/>
          <w:bCs/>
          <w:lang w:val="en-US"/>
        </w:rPr>
        <w:t>Mattauch, Fabre</w:t>
      </w:r>
    </w:p>
    <w:p w14:paraId="164ABB0C" w14:textId="72443E0A" w:rsidR="007222F1" w:rsidRDefault="007222F1" w:rsidP="00647381">
      <w:pPr>
        <w:jc w:val="both"/>
        <w:rPr>
          <w:lang w:val="en-US"/>
        </w:rPr>
      </w:pPr>
    </w:p>
    <w:p w14:paraId="0882EC0B" w14:textId="77777777" w:rsidR="00BE66CA" w:rsidRPr="00DE52FB" w:rsidRDefault="00BE66CA" w:rsidP="00647381">
      <w:pPr>
        <w:jc w:val="both"/>
        <w:rPr>
          <w:lang w:val="en-US"/>
        </w:rPr>
      </w:pPr>
    </w:p>
    <w:p w14:paraId="18E94595" w14:textId="14671D58" w:rsidR="00B41C03" w:rsidRDefault="00B41C03" w:rsidP="00C04149">
      <w:pPr>
        <w:jc w:val="both"/>
        <w:rPr>
          <w:b/>
          <w:bCs/>
          <w:lang w:val="en-US"/>
        </w:rPr>
      </w:pPr>
      <w:r>
        <w:rPr>
          <w:b/>
          <w:bCs/>
          <w:lang w:val="en-US"/>
        </w:rPr>
        <w:t>The p</w:t>
      </w:r>
      <w:r w:rsidR="00AD00F5">
        <w:rPr>
          <w:b/>
          <w:bCs/>
          <w:lang w:val="en-US"/>
        </w:rPr>
        <w:t>olitical</w:t>
      </w:r>
      <w:r>
        <w:rPr>
          <w:b/>
          <w:bCs/>
          <w:lang w:val="en-US"/>
        </w:rPr>
        <w:t xml:space="preserve"> success of </w:t>
      </w:r>
      <w:r w:rsidR="00AD00F5">
        <w:rPr>
          <w:b/>
          <w:bCs/>
          <w:lang w:val="en-US"/>
        </w:rPr>
        <w:t xml:space="preserve">carbon pricing </w:t>
      </w:r>
      <w:r>
        <w:rPr>
          <w:b/>
          <w:bCs/>
          <w:lang w:val="en-US"/>
        </w:rPr>
        <w:t>will be measured by how well it enables those on low income to switch towards green substitutes</w:t>
      </w:r>
      <w:r w:rsidR="00AD00F5">
        <w:rPr>
          <w:b/>
          <w:bCs/>
          <w:lang w:val="en-US"/>
        </w:rPr>
        <w:t>.</w:t>
      </w:r>
    </w:p>
    <w:p w14:paraId="712E76FC" w14:textId="77777777" w:rsidR="00B16DF0" w:rsidRDefault="00B16DF0" w:rsidP="00C04149">
      <w:pPr>
        <w:jc w:val="both"/>
        <w:rPr>
          <w:lang w:val="en-US"/>
        </w:rPr>
      </w:pPr>
    </w:p>
    <w:p w14:paraId="4A21E96A" w14:textId="239592DA" w:rsidR="002A09CC" w:rsidRDefault="002A09CC" w:rsidP="00C04149">
      <w:pPr>
        <w:jc w:val="both"/>
        <w:rPr>
          <w:lang w:val="en-US"/>
        </w:rPr>
      </w:pPr>
      <w:r>
        <w:rPr>
          <w:lang w:val="en-US"/>
        </w:rPr>
        <w:t>The global</w:t>
      </w:r>
      <w:r w:rsidR="001A18E2">
        <w:rPr>
          <w:lang w:val="en-US"/>
        </w:rPr>
        <w:t xml:space="preserve"> resolve to meet th</w:t>
      </w:r>
      <w:r>
        <w:rPr>
          <w:lang w:val="en-US"/>
        </w:rPr>
        <w:t>e goals of the Paris Agreement o</w:t>
      </w:r>
      <w:r w:rsidR="00431FF8">
        <w:rPr>
          <w:lang w:val="en-US"/>
        </w:rPr>
        <w:t>n</w:t>
      </w:r>
      <w:r>
        <w:rPr>
          <w:lang w:val="en-US"/>
        </w:rPr>
        <w:t xml:space="preserve"> Climate Change </w:t>
      </w:r>
      <w:r w:rsidR="001A18E2">
        <w:rPr>
          <w:lang w:val="en-US"/>
        </w:rPr>
        <w:t>has never been stronger: more and more g</w:t>
      </w:r>
      <w:r w:rsidR="001B0F5A">
        <w:rPr>
          <w:lang w:val="en-US"/>
        </w:rPr>
        <w:t xml:space="preserve">overnments </w:t>
      </w:r>
      <w:r w:rsidR="001A18E2">
        <w:rPr>
          <w:lang w:val="en-US"/>
        </w:rPr>
        <w:t xml:space="preserve">commit to net-zero targets </w:t>
      </w:r>
      <w:r w:rsidR="00116C82">
        <w:rPr>
          <w:lang w:val="en-US"/>
        </w:rPr>
        <w:t>and the public</w:t>
      </w:r>
      <w:r w:rsidR="001B0F5A">
        <w:rPr>
          <w:lang w:val="en-US"/>
        </w:rPr>
        <w:t xml:space="preserve"> agrees that climate change </w:t>
      </w:r>
      <w:proofErr w:type="gramStart"/>
      <w:r w:rsidR="001B0F5A">
        <w:rPr>
          <w:lang w:val="en-US"/>
        </w:rPr>
        <w:t>should be met</w:t>
      </w:r>
      <w:proofErr w:type="gramEnd"/>
      <w:r w:rsidR="001B0F5A">
        <w:rPr>
          <w:lang w:val="en-US"/>
        </w:rPr>
        <w:t xml:space="preserve"> with decisive action</w:t>
      </w:r>
      <w:r w:rsidR="001A18E2">
        <w:rPr>
          <w:lang w:val="en-US"/>
        </w:rPr>
        <w:t xml:space="preserve"> (Dechezleprêtre et al., </w:t>
      </w:r>
      <w:del w:id="0" w:author="fabre" w:date="2023-08-18T19:17:00Z">
        <w:r w:rsidR="001A18E2" w:rsidDel="008E3A04">
          <w:rPr>
            <w:lang w:val="en-US"/>
          </w:rPr>
          <w:delText>2023</w:delText>
        </w:r>
      </w:del>
      <w:ins w:id="1" w:author="fabre" w:date="2023-08-18T19:17:00Z">
        <w:r w:rsidR="008E3A04">
          <w:rPr>
            <w:lang w:val="en-US"/>
          </w:rPr>
          <w:t>202</w:t>
        </w:r>
        <w:r w:rsidR="008E3A04">
          <w:rPr>
            <w:lang w:val="en-US"/>
          </w:rPr>
          <w:t>2</w:t>
        </w:r>
      </w:ins>
      <w:r w:rsidR="001A18E2">
        <w:rPr>
          <w:lang w:val="en-US"/>
        </w:rPr>
        <w:t>)</w:t>
      </w:r>
      <w:r w:rsidR="001B0F5A">
        <w:rPr>
          <w:lang w:val="en-US"/>
        </w:rPr>
        <w:t>.</w:t>
      </w:r>
      <w:r w:rsidR="00116C82">
        <w:rPr>
          <w:lang w:val="en-US"/>
        </w:rPr>
        <w:t xml:space="preserve"> However, this strengthened resolve is not adequately translat</w:t>
      </w:r>
      <w:r>
        <w:rPr>
          <w:lang w:val="en-US"/>
        </w:rPr>
        <w:t>ed</w:t>
      </w:r>
      <w:r w:rsidR="00116C82">
        <w:rPr>
          <w:lang w:val="en-US"/>
        </w:rPr>
        <w:t xml:space="preserve"> into stringent policy</w:t>
      </w:r>
      <w:r w:rsidR="00154F53">
        <w:rPr>
          <w:lang w:val="en-US"/>
        </w:rPr>
        <w:t xml:space="preserve">, and </w:t>
      </w:r>
      <w:commentRangeStart w:id="2"/>
      <w:r w:rsidR="00154F53">
        <w:rPr>
          <w:lang w:val="en-US"/>
        </w:rPr>
        <w:t>opposition to concrete climate policies</w:t>
      </w:r>
      <w:r w:rsidR="00C04149">
        <w:rPr>
          <w:lang w:val="en-US"/>
        </w:rPr>
        <w:t xml:space="preserve"> is rampant</w:t>
      </w:r>
      <w:r w:rsidR="00116C82">
        <w:rPr>
          <w:lang w:val="en-US"/>
        </w:rPr>
        <w:t xml:space="preserve"> </w:t>
      </w:r>
      <w:commentRangeEnd w:id="2"/>
      <w:r w:rsidR="008E3A04">
        <w:rPr>
          <w:rStyle w:val="Marquedecommentaire"/>
        </w:rPr>
        <w:commentReference w:id="2"/>
      </w:r>
      <w:r w:rsidR="00116C82">
        <w:rPr>
          <w:lang w:val="en-US"/>
        </w:rPr>
        <w:t xml:space="preserve">– particularly </w:t>
      </w:r>
      <w:r w:rsidR="00262059">
        <w:rPr>
          <w:lang w:val="en-US"/>
        </w:rPr>
        <w:t xml:space="preserve">for carbon pricing, which </w:t>
      </w:r>
      <w:r>
        <w:rPr>
          <w:lang w:val="en-US"/>
        </w:rPr>
        <w:t xml:space="preserve">is </w:t>
      </w:r>
      <w:r w:rsidR="00262059">
        <w:rPr>
          <w:lang w:val="en-US"/>
        </w:rPr>
        <w:t xml:space="preserve">if not sufficient, </w:t>
      </w:r>
      <w:r w:rsidR="00930807">
        <w:rPr>
          <w:lang w:val="en-US"/>
        </w:rPr>
        <w:t xml:space="preserve">seen as an </w:t>
      </w:r>
      <w:r w:rsidR="00262059">
        <w:rPr>
          <w:lang w:val="en-US"/>
        </w:rPr>
        <w:t>at least a necessary component of cost-effective decarbonization (</w:t>
      </w:r>
      <w:r>
        <w:rPr>
          <w:lang w:val="en-US"/>
        </w:rPr>
        <w:t>Stern and Stiglitz</w:t>
      </w:r>
      <w:r w:rsidR="00262059">
        <w:rPr>
          <w:lang w:val="en-US"/>
        </w:rPr>
        <w:t xml:space="preserve">, </w:t>
      </w:r>
      <w:r w:rsidR="00154F53">
        <w:rPr>
          <w:lang w:val="en-US"/>
        </w:rPr>
        <w:t>2017</w:t>
      </w:r>
      <w:r w:rsidR="00262059">
        <w:rPr>
          <w:lang w:val="en-US"/>
        </w:rPr>
        <w:t xml:space="preserve">). </w:t>
      </w:r>
      <w:r w:rsidR="00C04149">
        <w:rPr>
          <w:lang w:val="en-US"/>
        </w:rPr>
        <w:t>Much of this opposition seems to center around the question of how the burden of climate policies ought to be shared</w:t>
      </w:r>
      <w:r w:rsidR="001B0F5A">
        <w:rPr>
          <w:lang w:val="en-US"/>
        </w:rPr>
        <w:t xml:space="preserve">. How </w:t>
      </w:r>
      <w:r w:rsidR="00281356">
        <w:rPr>
          <w:lang w:val="en-US"/>
        </w:rPr>
        <w:t>can be ensured</w:t>
      </w:r>
      <w:r w:rsidR="001B0F5A">
        <w:rPr>
          <w:lang w:val="en-US"/>
        </w:rPr>
        <w:t xml:space="preserve"> that climate policies – and carbon pricing specifically – leave no one behind? </w:t>
      </w:r>
    </w:p>
    <w:p w14:paraId="3576757A" w14:textId="77777777" w:rsidR="002A09CC" w:rsidRDefault="002A09CC" w:rsidP="002A09CC">
      <w:pPr>
        <w:jc w:val="both"/>
        <w:rPr>
          <w:lang w:val="en-US"/>
        </w:rPr>
      </w:pPr>
    </w:p>
    <w:p w14:paraId="2AA4CEBB" w14:textId="7CF0FC4F" w:rsidR="00336824" w:rsidRDefault="002A09CC" w:rsidP="002A09CC">
      <w:pPr>
        <w:jc w:val="both"/>
        <w:rPr>
          <w:lang w:val="en-US"/>
        </w:rPr>
      </w:pPr>
      <w:r w:rsidRPr="00116C82">
        <w:rPr>
          <w:lang w:val="en-US"/>
        </w:rPr>
        <w:t>Due to post-pandemic disruptions of supply</w:t>
      </w:r>
      <w:r>
        <w:rPr>
          <w:lang w:val="en-US"/>
        </w:rPr>
        <w:t xml:space="preserve"> </w:t>
      </w:r>
      <w:r w:rsidRPr="00116C82">
        <w:rPr>
          <w:lang w:val="en-US"/>
        </w:rPr>
        <w:t>chains and the war in Ukraine, costs</w:t>
      </w:r>
      <w:r>
        <w:rPr>
          <w:lang w:val="en-US"/>
        </w:rPr>
        <w:t xml:space="preserve"> </w:t>
      </w:r>
      <w:r w:rsidRPr="00116C82">
        <w:rPr>
          <w:lang w:val="en-US"/>
        </w:rPr>
        <w:t>of</w:t>
      </w:r>
      <w:r>
        <w:rPr>
          <w:lang w:val="en-US"/>
        </w:rPr>
        <w:t xml:space="preserve"> </w:t>
      </w:r>
      <w:r w:rsidRPr="00116C82">
        <w:rPr>
          <w:lang w:val="en-US"/>
        </w:rPr>
        <w:t xml:space="preserve">living are </w:t>
      </w:r>
      <w:r>
        <w:rPr>
          <w:lang w:val="en-US"/>
        </w:rPr>
        <w:t>increasing in many industrialized economies. That</w:t>
      </w:r>
      <w:r w:rsidRPr="00116C82">
        <w:rPr>
          <w:lang w:val="en-US"/>
        </w:rPr>
        <w:t xml:space="preserve"> coincid</w:t>
      </w:r>
      <w:r>
        <w:rPr>
          <w:lang w:val="en-US"/>
        </w:rPr>
        <w:t>es</w:t>
      </w:r>
      <w:r w:rsidRPr="00116C82">
        <w:rPr>
          <w:lang w:val="en-US"/>
        </w:rPr>
        <w:t xml:space="preserve"> with a shift in monetary policy towards higher costs for public and private lending to keep inflation </w:t>
      </w:r>
      <w:r>
        <w:rPr>
          <w:lang w:val="en-US"/>
        </w:rPr>
        <w:t>in check</w:t>
      </w:r>
      <w:r w:rsidRPr="00116C82">
        <w:rPr>
          <w:lang w:val="en-US"/>
        </w:rPr>
        <w:t>. The tighter fiscal constraints, together with public pressure to alleviate the burden o</w:t>
      </w:r>
      <w:r>
        <w:rPr>
          <w:lang w:val="en-US"/>
        </w:rPr>
        <w:t>f</w:t>
      </w:r>
      <w:r w:rsidRPr="00116C82">
        <w:rPr>
          <w:lang w:val="en-US"/>
        </w:rPr>
        <w:t xml:space="preserve"> inflation on </w:t>
      </w:r>
      <w:r>
        <w:rPr>
          <w:lang w:val="en-US"/>
        </w:rPr>
        <w:t>vulnerable households</w:t>
      </w:r>
      <w:r w:rsidRPr="00116C82">
        <w:rPr>
          <w:lang w:val="en-US"/>
        </w:rPr>
        <w:t xml:space="preserve">, </w:t>
      </w:r>
      <w:r>
        <w:rPr>
          <w:lang w:val="en-US"/>
        </w:rPr>
        <w:t>are drawing attention to</w:t>
      </w:r>
      <w:r w:rsidRPr="00116C82">
        <w:rPr>
          <w:lang w:val="en-US"/>
        </w:rPr>
        <w:t xml:space="preserve"> the opportunity costs of </w:t>
      </w:r>
      <w:r w:rsidR="00563531">
        <w:rPr>
          <w:lang w:val="en-US"/>
        </w:rPr>
        <w:t xml:space="preserve">carbon pricing and its revenue use. </w:t>
      </w:r>
    </w:p>
    <w:p w14:paraId="09E28C51" w14:textId="77777777" w:rsidR="00131879" w:rsidRDefault="00131879" w:rsidP="002A09CC">
      <w:pPr>
        <w:jc w:val="both"/>
        <w:rPr>
          <w:lang w:val="en-US"/>
        </w:rPr>
      </w:pPr>
    </w:p>
    <w:p w14:paraId="299082DB" w14:textId="56F9DE22" w:rsidR="002F0E0B" w:rsidRDefault="002F0E0B" w:rsidP="002A09CC">
      <w:pPr>
        <w:jc w:val="both"/>
        <w:rPr>
          <w:lang w:val="en-US"/>
        </w:rPr>
      </w:pPr>
      <w:r>
        <w:rPr>
          <w:lang w:val="en-US"/>
        </w:rPr>
        <w:t>Two fundamental principles are behind economists</w:t>
      </w:r>
      <w:r w:rsidR="00FE4455">
        <w:rPr>
          <w:lang w:val="en-US"/>
        </w:rPr>
        <w:t>'</w:t>
      </w:r>
      <w:r>
        <w:rPr>
          <w:lang w:val="en-US"/>
        </w:rPr>
        <w:t xml:space="preserve"> predilection for carbon pricing: “getting the prices right” is efficient as the </w:t>
      </w:r>
      <w:r w:rsidR="00930807">
        <w:rPr>
          <w:lang w:val="en-US"/>
        </w:rPr>
        <w:t xml:space="preserve">private </w:t>
      </w:r>
      <w:r>
        <w:rPr>
          <w:lang w:val="en-US"/>
        </w:rPr>
        <w:t xml:space="preserve">cost will reflect the </w:t>
      </w:r>
      <w:r w:rsidR="00930807">
        <w:rPr>
          <w:lang w:val="en-US"/>
        </w:rPr>
        <w:t>social</w:t>
      </w:r>
      <w:r>
        <w:rPr>
          <w:lang w:val="en-US"/>
        </w:rPr>
        <w:t xml:space="preserve"> costs. Also, carbon pricing </w:t>
      </w:r>
      <w:r w:rsidR="00930807">
        <w:rPr>
          <w:lang w:val="en-US"/>
        </w:rPr>
        <w:t>embodies</w:t>
      </w:r>
      <w:r>
        <w:rPr>
          <w:lang w:val="en-US"/>
        </w:rPr>
        <w:t xml:space="preserve"> the “polluter pays principle”: damages should be paid for by those who cause them.  </w:t>
      </w:r>
    </w:p>
    <w:p w14:paraId="7A01B349" w14:textId="77777777" w:rsidR="002F0E0B" w:rsidRDefault="002F0E0B" w:rsidP="002A09CC">
      <w:pPr>
        <w:jc w:val="both"/>
        <w:rPr>
          <w:lang w:val="en-US"/>
        </w:rPr>
      </w:pPr>
    </w:p>
    <w:p w14:paraId="1182093D" w14:textId="37544023" w:rsidR="00AD00F5" w:rsidRDefault="002F0E0B" w:rsidP="002A09CC">
      <w:pPr>
        <w:jc w:val="both"/>
        <w:rPr>
          <w:lang w:val="en-US"/>
        </w:rPr>
      </w:pPr>
      <w:proofErr w:type="gramStart"/>
      <w:r>
        <w:rPr>
          <w:lang w:val="en-US"/>
        </w:rPr>
        <w:t>As a consequence</w:t>
      </w:r>
      <w:proofErr w:type="gramEnd"/>
      <w:r>
        <w:rPr>
          <w:lang w:val="en-US"/>
        </w:rPr>
        <w:t>, traditional climate economics is</w:t>
      </w:r>
      <w:r w:rsidR="00DC2845">
        <w:rPr>
          <w:lang w:val="en-US"/>
        </w:rPr>
        <w:t xml:space="preserve"> fairly agnostic towards the reaction that carbon pricing evokes in consumers –</w:t>
      </w:r>
      <w:r>
        <w:rPr>
          <w:lang w:val="en-US"/>
        </w:rPr>
        <w:t xml:space="preserve"> paying the higher price, switching to alternatives or reducing consumption </w:t>
      </w:r>
      <w:r w:rsidR="00DC2845">
        <w:rPr>
          <w:lang w:val="en-US"/>
        </w:rPr>
        <w:t>– as long as it adequately reflects</w:t>
      </w:r>
      <w:r>
        <w:rPr>
          <w:lang w:val="en-US"/>
        </w:rPr>
        <w:t xml:space="preserve"> the</w:t>
      </w:r>
      <w:r w:rsidR="00DC2845">
        <w:rPr>
          <w:lang w:val="en-US"/>
        </w:rPr>
        <w:t xml:space="preserve"> preferences</w:t>
      </w:r>
      <w:r>
        <w:rPr>
          <w:lang w:val="en-US"/>
        </w:rPr>
        <w:t xml:space="preserve"> of consumers</w:t>
      </w:r>
      <w:r w:rsidR="00DC2845">
        <w:rPr>
          <w:lang w:val="en-US"/>
        </w:rPr>
        <w:t>.</w:t>
      </w:r>
      <w:r>
        <w:rPr>
          <w:lang w:val="en-US"/>
        </w:rPr>
        <w:t xml:space="preserve"> </w:t>
      </w:r>
      <w:r w:rsidR="00930807">
        <w:rPr>
          <w:lang w:val="en-US"/>
        </w:rPr>
        <w:t xml:space="preserve">This agnosticism, however, </w:t>
      </w:r>
      <w:r w:rsidR="00776C63">
        <w:rPr>
          <w:lang w:val="en-US"/>
        </w:rPr>
        <w:t>does not sit well with</w:t>
      </w:r>
      <w:r w:rsidR="00930807">
        <w:rPr>
          <w:lang w:val="en-US"/>
        </w:rPr>
        <w:t xml:space="preserve"> policy practitioners and citizens, who</w:t>
      </w:r>
      <w:r w:rsidR="00776C63">
        <w:rPr>
          <w:lang w:val="en-US"/>
        </w:rPr>
        <w:t xml:space="preserve"> are less occupied with </w:t>
      </w:r>
      <w:r w:rsidR="00563531">
        <w:rPr>
          <w:lang w:val="en-US"/>
        </w:rPr>
        <w:t>the</w:t>
      </w:r>
      <w:r w:rsidR="00776C63">
        <w:rPr>
          <w:lang w:val="en-US"/>
        </w:rPr>
        <w:t xml:space="preserve"> </w:t>
      </w:r>
      <w:r w:rsidR="00563531">
        <w:rPr>
          <w:lang w:val="en-US"/>
        </w:rPr>
        <w:t xml:space="preserve">theoretical </w:t>
      </w:r>
      <w:r w:rsidR="00776C63">
        <w:rPr>
          <w:lang w:val="en-US"/>
        </w:rPr>
        <w:t xml:space="preserve">efficiency </w:t>
      </w:r>
      <w:r w:rsidR="00563531">
        <w:rPr>
          <w:lang w:val="en-US"/>
        </w:rPr>
        <w:t>of implementing the policy</w:t>
      </w:r>
      <w:r w:rsidR="00DB7883">
        <w:rPr>
          <w:lang w:val="en-US"/>
        </w:rPr>
        <w:t xml:space="preserve"> than with</w:t>
      </w:r>
      <w:r w:rsidR="00776C63">
        <w:rPr>
          <w:lang w:val="en-US"/>
        </w:rPr>
        <w:t xml:space="preserve"> </w:t>
      </w:r>
      <w:r w:rsidR="00563531">
        <w:rPr>
          <w:lang w:val="en-US"/>
        </w:rPr>
        <w:t>its real effects on emissions reductions and consumer budgets.</w:t>
      </w:r>
      <w:r w:rsidR="00773C21">
        <w:rPr>
          <w:lang w:val="en-US"/>
        </w:rPr>
        <w:t xml:space="preserve"> </w:t>
      </w:r>
    </w:p>
    <w:p w14:paraId="7CE3C9D3" w14:textId="77777777" w:rsidR="00DE52FB" w:rsidRDefault="00DE52FB" w:rsidP="00C04149">
      <w:pPr>
        <w:jc w:val="both"/>
        <w:rPr>
          <w:lang w:val="en-US"/>
        </w:rPr>
      </w:pPr>
    </w:p>
    <w:p w14:paraId="60B8242F" w14:textId="1156B523" w:rsidR="00336824" w:rsidRPr="00BF3B0C" w:rsidRDefault="00336824" w:rsidP="00C04149">
      <w:pPr>
        <w:jc w:val="both"/>
        <w:rPr>
          <w:b/>
          <w:bCs/>
          <w:lang w:val="en-US"/>
        </w:rPr>
      </w:pPr>
      <w:r w:rsidRPr="00BF3B0C">
        <w:rPr>
          <w:b/>
          <w:bCs/>
          <w:lang w:val="en-US"/>
        </w:rPr>
        <w:t>Will carbon pricing incentivize people to switch, or force them to pay more?</w:t>
      </w:r>
    </w:p>
    <w:p w14:paraId="53F14519" w14:textId="77777777" w:rsidR="00336824" w:rsidRDefault="00336824" w:rsidP="00C04149">
      <w:pPr>
        <w:jc w:val="both"/>
        <w:rPr>
          <w:lang w:val="en-US"/>
        </w:rPr>
      </w:pPr>
    </w:p>
    <w:p w14:paraId="0FFD4786" w14:textId="322AD536" w:rsidR="002A09CC" w:rsidRDefault="00F65A78" w:rsidP="00C04149">
      <w:pPr>
        <w:jc w:val="both"/>
        <w:rPr>
          <w:lang w:val="en-US"/>
        </w:rPr>
      </w:pPr>
      <w:r>
        <w:rPr>
          <w:lang w:val="en-US"/>
        </w:rPr>
        <w:t>Indeed,</w:t>
      </w:r>
      <w:r w:rsidR="00F61085">
        <w:rPr>
          <w:lang w:val="en-US"/>
        </w:rPr>
        <w:t xml:space="preserve"> </w:t>
      </w:r>
      <w:r>
        <w:rPr>
          <w:lang w:val="en-US"/>
        </w:rPr>
        <w:t>i</w:t>
      </w:r>
      <w:r w:rsidR="00DC2845" w:rsidRPr="00262059">
        <w:rPr>
          <w:lang w:val="en-US"/>
        </w:rPr>
        <w:t xml:space="preserve">n many countries, people </w:t>
      </w:r>
      <w:r w:rsidR="00DC2845">
        <w:rPr>
          <w:lang w:val="en-US"/>
        </w:rPr>
        <w:t>doubt the effectiveness of carbon pricing</w:t>
      </w:r>
      <w:r>
        <w:rPr>
          <w:lang w:val="en-US"/>
        </w:rPr>
        <w:t xml:space="preserve">, especially when its revenues </w:t>
      </w:r>
      <w:proofErr w:type="gramStart"/>
      <w:r>
        <w:rPr>
          <w:lang w:val="en-US"/>
        </w:rPr>
        <w:t>are distributed</w:t>
      </w:r>
      <w:proofErr w:type="gramEnd"/>
      <w:r>
        <w:rPr>
          <w:lang w:val="en-US"/>
        </w:rPr>
        <w:t xml:space="preserve"> back to the people</w:t>
      </w:r>
      <w:ins w:id="3" w:author="fabre" w:date="2023-08-18T19:16:00Z">
        <w:r w:rsidR="008E3A04">
          <w:rPr>
            <w:lang w:val="en-US"/>
          </w:rPr>
          <w:t>,</w:t>
        </w:r>
      </w:ins>
      <w:r w:rsidR="00DC2845">
        <w:rPr>
          <w:lang w:val="en-US"/>
        </w:rPr>
        <w:t xml:space="preserve"> and </w:t>
      </w:r>
      <w:r w:rsidR="00DC2845" w:rsidRPr="00262059">
        <w:rPr>
          <w:lang w:val="en-US"/>
        </w:rPr>
        <w:t xml:space="preserve">prefer to see the </w:t>
      </w:r>
      <w:r>
        <w:rPr>
          <w:lang w:val="en-US"/>
        </w:rPr>
        <w:t>proceeds</w:t>
      </w:r>
      <w:r w:rsidR="00DC2845" w:rsidRPr="00262059">
        <w:rPr>
          <w:lang w:val="en-US"/>
        </w:rPr>
        <w:t xml:space="preserve"> go towards green spending (</w:t>
      </w:r>
      <w:r w:rsidR="00DC2845">
        <w:rPr>
          <w:lang w:val="en-US"/>
        </w:rPr>
        <w:t>Baranzini and Carattini, 2017</w:t>
      </w:r>
      <w:r w:rsidR="00DC2845" w:rsidRPr="00262059">
        <w:rPr>
          <w:lang w:val="en-US"/>
        </w:rPr>
        <w:t>)</w:t>
      </w:r>
      <w:r w:rsidR="00DC2845">
        <w:rPr>
          <w:lang w:val="en-US"/>
        </w:rPr>
        <w:t>.</w:t>
      </w:r>
      <w:r w:rsidR="00DC2845" w:rsidRPr="00262059">
        <w:rPr>
          <w:lang w:val="en-US"/>
        </w:rPr>
        <w:t xml:space="preserve"> </w:t>
      </w:r>
      <w:r w:rsidR="00DC2845">
        <w:rPr>
          <w:lang w:val="en-US"/>
        </w:rPr>
        <w:t xml:space="preserve">One explanation is that citizens see carbon prices predominantly as a revenue-raising instrument and fear a </w:t>
      </w:r>
      <w:r w:rsidR="00DC2845" w:rsidRPr="00262059">
        <w:rPr>
          <w:lang w:val="en-US"/>
        </w:rPr>
        <w:t xml:space="preserve">rebound effect if revenues are distributed back to </w:t>
      </w:r>
      <w:r w:rsidR="00DC2845">
        <w:rPr>
          <w:lang w:val="en-US"/>
        </w:rPr>
        <w:t>consumers</w:t>
      </w:r>
      <w:r w:rsidR="00DC2845" w:rsidRPr="00262059">
        <w:rPr>
          <w:lang w:val="en-US"/>
        </w:rPr>
        <w:t xml:space="preserve">. </w:t>
      </w:r>
      <w:r w:rsidR="00DC2845">
        <w:rPr>
          <w:lang w:val="en-US"/>
        </w:rPr>
        <w:t>It is tempting</w:t>
      </w:r>
      <w:r w:rsidR="00DC2845" w:rsidRPr="00262059">
        <w:rPr>
          <w:lang w:val="en-US"/>
        </w:rPr>
        <w:t xml:space="preserve"> to attribute this to a lack of economic </w:t>
      </w:r>
      <w:r w:rsidR="00DC2845">
        <w:rPr>
          <w:lang w:val="en-US"/>
        </w:rPr>
        <w:t>literacy</w:t>
      </w:r>
      <w:r w:rsidR="00DC2845" w:rsidRPr="00262059">
        <w:rPr>
          <w:lang w:val="en-US"/>
        </w:rPr>
        <w:t xml:space="preserve"> </w:t>
      </w:r>
      <w:r w:rsidR="00DC2845">
        <w:rPr>
          <w:lang w:val="en-US"/>
        </w:rPr>
        <w:t>– the people simply have</w:t>
      </w:r>
      <w:r w:rsidR="00DC2845" w:rsidRPr="00262059">
        <w:rPr>
          <w:lang w:val="en-US"/>
        </w:rPr>
        <w:t xml:space="preserve"> difficulties to grapple with the subtle logic of supply and demand when relative prices </w:t>
      </w:r>
      <w:r w:rsidR="00DC2845">
        <w:rPr>
          <w:lang w:val="en-US"/>
        </w:rPr>
        <w:t xml:space="preserve">of clean and dirty goods </w:t>
      </w:r>
      <w:r w:rsidR="00DC2845" w:rsidRPr="00262059">
        <w:rPr>
          <w:lang w:val="en-US"/>
        </w:rPr>
        <w:t>change.</w:t>
      </w:r>
      <w:r w:rsidR="00DC2845">
        <w:rPr>
          <w:lang w:val="en-US"/>
        </w:rPr>
        <w:t xml:space="preserve"> Especially for low-income households, however, it is probably an accurate</w:t>
      </w:r>
      <w:r w:rsidR="00DC2845" w:rsidRPr="00262059">
        <w:rPr>
          <w:lang w:val="en-US"/>
        </w:rPr>
        <w:t xml:space="preserve"> intuition</w:t>
      </w:r>
      <w:r w:rsidR="00DC2845">
        <w:rPr>
          <w:lang w:val="en-US"/>
        </w:rPr>
        <w:t>, at least over the short run,</w:t>
      </w:r>
      <w:r w:rsidR="00DC2845" w:rsidRPr="00262059">
        <w:rPr>
          <w:lang w:val="en-US"/>
        </w:rPr>
        <w:t xml:space="preserve"> that </w:t>
      </w:r>
      <w:r w:rsidR="00DC2845">
        <w:rPr>
          <w:lang w:val="en-US"/>
        </w:rPr>
        <w:t>carbon prices on buildings and transport will do little but making heating and driving more expensive</w:t>
      </w:r>
      <w:r w:rsidR="00DC2845" w:rsidRPr="00262059">
        <w:rPr>
          <w:lang w:val="en-US"/>
        </w:rPr>
        <w:t>. Compared to the fossil alternative, green substitute</w:t>
      </w:r>
      <w:r w:rsidR="00DC2845">
        <w:rPr>
          <w:lang w:val="en-US"/>
        </w:rPr>
        <w:t>s – heat pumps, electric vehicles –</w:t>
      </w:r>
      <w:r w:rsidR="00DC2845" w:rsidRPr="00262059">
        <w:rPr>
          <w:lang w:val="en-US"/>
        </w:rPr>
        <w:t xml:space="preserve"> </w:t>
      </w:r>
      <w:r w:rsidR="00DC2845">
        <w:rPr>
          <w:lang w:val="en-US"/>
        </w:rPr>
        <w:t>are</w:t>
      </w:r>
      <w:r w:rsidR="00DC2845" w:rsidRPr="00262059">
        <w:rPr>
          <w:lang w:val="en-US"/>
        </w:rPr>
        <w:t xml:space="preserve"> </w:t>
      </w:r>
      <w:r w:rsidR="00DC2845" w:rsidRPr="00262059">
        <w:rPr>
          <w:lang w:val="en-US"/>
        </w:rPr>
        <w:lastRenderedPageBreak/>
        <w:t>usually</w:t>
      </w:r>
      <w:r w:rsidR="00DC2845">
        <w:rPr>
          <w:lang w:val="en-US"/>
        </w:rPr>
        <w:t xml:space="preserve"> associated with much</w:t>
      </w:r>
      <w:r w:rsidR="00DC2845" w:rsidRPr="00262059">
        <w:rPr>
          <w:lang w:val="en-US"/>
        </w:rPr>
        <w:t xml:space="preserve"> higher </w:t>
      </w:r>
      <w:r w:rsidR="00DC2845">
        <w:rPr>
          <w:lang w:val="en-US"/>
        </w:rPr>
        <w:t>up-front</w:t>
      </w:r>
      <w:r w:rsidR="00DC2845" w:rsidRPr="00262059">
        <w:rPr>
          <w:lang w:val="en-US"/>
        </w:rPr>
        <w:t xml:space="preserve"> costs</w:t>
      </w:r>
      <w:r w:rsidR="00DC2845">
        <w:rPr>
          <w:lang w:val="en-US"/>
        </w:rPr>
        <w:t>.</w:t>
      </w:r>
      <w:r w:rsidR="00DC2845" w:rsidRPr="00262059">
        <w:rPr>
          <w:lang w:val="en-US"/>
        </w:rPr>
        <w:t xml:space="preserve"> </w:t>
      </w:r>
      <w:r w:rsidR="00DC2845">
        <w:rPr>
          <w:lang w:val="en-US"/>
        </w:rPr>
        <w:t xml:space="preserve">While the capital costs of green substitutes are </w:t>
      </w:r>
      <w:r w:rsidR="00DE52FB">
        <w:rPr>
          <w:lang w:val="en-US"/>
        </w:rPr>
        <w:t xml:space="preserve">often </w:t>
      </w:r>
      <w:r w:rsidR="00DC2845">
        <w:rPr>
          <w:lang w:val="en-US"/>
        </w:rPr>
        <w:t xml:space="preserve">more than compensated by lower operating costs in the long run, </w:t>
      </w:r>
      <w:r w:rsidR="00DC2845" w:rsidRPr="00262059">
        <w:rPr>
          <w:lang w:val="en-US"/>
        </w:rPr>
        <w:t>the high upfront costs can seem prohibitive</w:t>
      </w:r>
      <w:r w:rsidR="00DC2845">
        <w:rPr>
          <w:lang w:val="en-US"/>
        </w:rPr>
        <w:t xml:space="preserve"> f</w:t>
      </w:r>
      <w:r w:rsidR="00DC2845" w:rsidRPr="00262059">
        <w:rPr>
          <w:lang w:val="en-US"/>
        </w:rPr>
        <w:t xml:space="preserve">or people without </w:t>
      </w:r>
      <w:r w:rsidR="00DC2845">
        <w:rPr>
          <w:lang w:val="en-US"/>
        </w:rPr>
        <w:t xml:space="preserve">sufficient </w:t>
      </w:r>
      <w:r w:rsidR="00DC2845" w:rsidRPr="00262059">
        <w:rPr>
          <w:lang w:val="en-US"/>
        </w:rPr>
        <w:t>savings or access to affordable lending</w:t>
      </w:r>
      <w:r w:rsidR="00DC2845">
        <w:rPr>
          <w:lang w:val="en-US"/>
        </w:rPr>
        <w:t>, especially as inflation and interest rates rise.</w:t>
      </w:r>
      <w:r w:rsidR="00DC2845" w:rsidRPr="00262059">
        <w:rPr>
          <w:lang w:val="en-US"/>
        </w:rPr>
        <w:t xml:space="preserve"> </w:t>
      </w:r>
      <w:r w:rsidR="00DC2845">
        <w:rPr>
          <w:lang w:val="en-US"/>
        </w:rPr>
        <w:t>While consumers have three options to respond to carbon prices – swallow the hike, switch to substitutes or scale down consumption –</w:t>
      </w:r>
      <w:r w:rsidR="00F77C1F">
        <w:rPr>
          <w:lang w:val="en-US"/>
        </w:rPr>
        <w:t xml:space="preserve"> </w:t>
      </w:r>
      <w:r w:rsidR="00DC2845">
        <w:rPr>
          <w:lang w:val="en-US"/>
        </w:rPr>
        <w:t>low-capital households with inelastic consumption needs for heating and transport</w:t>
      </w:r>
      <w:r w:rsidR="004967CC">
        <w:rPr>
          <w:lang w:val="en-US"/>
        </w:rPr>
        <w:t xml:space="preserve"> often see no other way but</w:t>
      </w:r>
      <w:r w:rsidR="003E58BA">
        <w:rPr>
          <w:lang w:val="en-US"/>
        </w:rPr>
        <w:t xml:space="preserve"> to pay up</w:t>
      </w:r>
      <w:r w:rsidR="00DC2845">
        <w:rPr>
          <w:lang w:val="en-US"/>
        </w:rPr>
        <w:t>.</w:t>
      </w:r>
    </w:p>
    <w:p w14:paraId="0A846D1A" w14:textId="77777777" w:rsidR="00930807" w:rsidRDefault="00930807" w:rsidP="00C04149">
      <w:pPr>
        <w:jc w:val="both"/>
        <w:rPr>
          <w:lang w:val="en-US"/>
        </w:rPr>
      </w:pPr>
    </w:p>
    <w:p w14:paraId="0C30AAC7" w14:textId="66C2585D" w:rsidR="00930807" w:rsidRDefault="00930807" w:rsidP="00C04149">
      <w:pPr>
        <w:jc w:val="both"/>
        <w:rPr>
          <w:lang w:val="en-US"/>
        </w:rPr>
      </w:pPr>
      <w:r>
        <w:rPr>
          <w:lang w:val="en-US"/>
        </w:rPr>
        <w:t xml:space="preserve">Moreover, for consumers, being forced to swallow a price hike in heating and transport costs for lack of financial access to cost-competitive substitutes </w:t>
      </w:r>
      <w:r w:rsidR="00776C63">
        <w:rPr>
          <w:lang w:val="en-US"/>
        </w:rPr>
        <w:t>eventually amounts to</w:t>
      </w:r>
      <w:r>
        <w:rPr>
          <w:lang w:val="en-US"/>
        </w:rPr>
        <w:t xml:space="preserve"> a question of fairness. To many, the</w:t>
      </w:r>
      <w:r w:rsidR="00F65A78">
        <w:rPr>
          <w:lang w:val="en-US"/>
        </w:rPr>
        <w:t xml:space="preserve"> application of the</w:t>
      </w:r>
      <w:r>
        <w:rPr>
          <w:lang w:val="en-US"/>
        </w:rPr>
        <w:t xml:space="preserve"> polluter</w:t>
      </w:r>
      <w:r w:rsidR="00F65A78">
        <w:rPr>
          <w:lang w:val="en-US"/>
        </w:rPr>
        <w:t>-pays principle</w:t>
      </w:r>
      <w:r>
        <w:rPr>
          <w:lang w:val="en-US"/>
        </w:rPr>
        <w:t xml:space="preserve"> only seems fair if the</w:t>
      </w:r>
      <w:r w:rsidR="00F65A78">
        <w:rPr>
          <w:lang w:val="en-US"/>
        </w:rPr>
        <w:t>y, as</w:t>
      </w:r>
      <w:r>
        <w:rPr>
          <w:lang w:val="en-US"/>
        </w:rPr>
        <w:t xml:space="preserve"> polluter</w:t>
      </w:r>
      <w:r w:rsidR="00F65A78">
        <w:rPr>
          <w:lang w:val="en-US"/>
        </w:rPr>
        <w:t>s,</w:t>
      </w:r>
      <w:r>
        <w:rPr>
          <w:lang w:val="en-US"/>
        </w:rPr>
        <w:t xml:space="preserve"> indeed ha</w:t>
      </w:r>
      <w:r w:rsidR="00F65A78">
        <w:rPr>
          <w:lang w:val="en-US"/>
        </w:rPr>
        <w:t>ve</w:t>
      </w:r>
      <w:r>
        <w:rPr>
          <w:lang w:val="en-US"/>
        </w:rPr>
        <w:t xml:space="preserve"> a</w:t>
      </w:r>
      <w:r w:rsidR="00F65A78">
        <w:rPr>
          <w:lang w:val="en-US"/>
        </w:rPr>
        <w:t>n economic</w:t>
      </w:r>
      <w:r>
        <w:rPr>
          <w:lang w:val="en-US"/>
        </w:rPr>
        <w:t xml:space="preserve"> choice not to pollute.</w:t>
      </w:r>
    </w:p>
    <w:p w14:paraId="61D7B9D5" w14:textId="77777777" w:rsidR="00FE36F4" w:rsidRDefault="00FE36F4" w:rsidP="00C04149">
      <w:pPr>
        <w:jc w:val="both"/>
        <w:rPr>
          <w:lang w:val="en-US"/>
        </w:rPr>
      </w:pPr>
    </w:p>
    <w:p w14:paraId="0202856B" w14:textId="05DA13E6" w:rsidR="00176C1D" w:rsidRDefault="00DC5A2E" w:rsidP="00C04149">
      <w:pPr>
        <w:jc w:val="both"/>
        <w:rPr>
          <w:lang w:val="en-US"/>
        </w:rPr>
      </w:pPr>
      <w:r>
        <w:rPr>
          <w:lang w:val="en-US"/>
        </w:rPr>
        <w:t>On balance</w:t>
      </w:r>
      <w:r w:rsidR="00FE36F4">
        <w:rPr>
          <w:lang w:val="en-US"/>
        </w:rPr>
        <w:t xml:space="preserve">, </w:t>
      </w:r>
      <w:r w:rsidR="00563531">
        <w:rPr>
          <w:lang w:val="en-US"/>
        </w:rPr>
        <w:t xml:space="preserve">to secure sufficient support for carbon pricing policies, </w:t>
      </w:r>
      <w:r>
        <w:rPr>
          <w:lang w:val="en-US"/>
        </w:rPr>
        <w:t xml:space="preserve">it seems like </w:t>
      </w:r>
      <w:r w:rsidR="00DC6287">
        <w:rPr>
          <w:lang w:val="en-US"/>
        </w:rPr>
        <w:t>the</w:t>
      </w:r>
      <w:r w:rsidR="00563531">
        <w:rPr>
          <w:lang w:val="en-US"/>
        </w:rPr>
        <w:t>ir</w:t>
      </w:r>
      <w:r w:rsidR="00DC6287">
        <w:rPr>
          <w:lang w:val="en-US"/>
        </w:rPr>
        <w:t xml:space="preserve"> design needs to be attuned more to </w:t>
      </w:r>
      <w:r w:rsidR="004327A3">
        <w:rPr>
          <w:lang w:val="en-US"/>
        </w:rPr>
        <w:t xml:space="preserve">enhancing </w:t>
      </w:r>
      <w:r w:rsidR="00DC6287">
        <w:rPr>
          <w:lang w:val="en-US"/>
        </w:rPr>
        <w:t>people’s</w:t>
      </w:r>
      <w:r w:rsidR="004327A3">
        <w:rPr>
          <w:lang w:val="en-US"/>
        </w:rPr>
        <w:t xml:space="preserve"> ability </w:t>
      </w:r>
      <w:r w:rsidR="00DB7883">
        <w:rPr>
          <w:lang w:val="en-US"/>
        </w:rPr>
        <w:t>for</w:t>
      </w:r>
      <w:r w:rsidR="004327A3">
        <w:rPr>
          <w:lang w:val="en-US"/>
        </w:rPr>
        <w:t xml:space="preserve"> </w:t>
      </w:r>
      <w:r w:rsidR="006B3C7D">
        <w:rPr>
          <w:lang w:val="en-US"/>
        </w:rPr>
        <w:t>switch</w:t>
      </w:r>
      <w:r w:rsidR="00DB7883">
        <w:rPr>
          <w:lang w:val="en-US"/>
        </w:rPr>
        <w:t>ing</w:t>
      </w:r>
      <w:r w:rsidR="006B3C7D">
        <w:rPr>
          <w:lang w:val="en-US"/>
        </w:rPr>
        <w:t xml:space="preserve"> </w:t>
      </w:r>
      <w:r w:rsidR="007801E9">
        <w:rPr>
          <w:lang w:val="en-US"/>
        </w:rPr>
        <w:t>towards low-carbon substitutes</w:t>
      </w:r>
      <w:r w:rsidR="00DC6287">
        <w:rPr>
          <w:lang w:val="en-US"/>
        </w:rPr>
        <w:t xml:space="preserve"> </w:t>
      </w:r>
      <w:r w:rsidR="00695EE2">
        <w:rPr>
          <w:lang w:val="en-US"/>
        </w:rPr>
        <w:t xml:space="preserve">– especially in times of high inflation and high interest rates. </w:t>
      </w:r>
      <w:r w:rsidR="003370BC">
        <w:rPr>
          <w:lang w:val="en-US"/>
        </w:rPr>
        <w:t xml:space="preserve">For illustration, let us look at the current state of the largest and best studied geographical example </w:t>
      </w:r>
      <w:r w:rsidR="00F22116">
        <w:rPr>
          <w:lang w:val="en-US"/>
        </w:rPr>
        <w:t>of carbon pricing: the European Union.</w:t>
      </w:r>
    </w:p>
    <w:p w14:paraId="23D9BBE9" w14:textId="77777777" w:rsidR="00176C1D" w:rsidRDefault="00176C1D" w:rsidP="00C04149">
      <w:pPr>
        <w:jc w:val="both"/>
        <w:rPr>
          <w:lang w:val="en-US"/>
        </w:rPr>
      </w:pPr>
    </w:p>
    <w:p w14:paraId="1CE7CFB9" w14:textId="422889B4" w:rsidR="00176C1D" w:rsidRPr="0037751F" w:rsidRDefault="00336824" w:rsidP="00C04149">
      <w:pPr>
        <w:jc w:val="both"/>
        <w:rPr>
          <w:b/>
          <w:bCs/>
          <w:lang w:val="en-US"/>
        </w:rPr>
      </w:pPr>
      <w:r>
        <w:rPr>
          <w:b/>
          <w:bCs/>
          <w:lang w:val="en-US"/>
        </w:rPr>
        <w:t>EU citizens embrace green investments from emissions trading revenues</w:t>
      </w:r>
    </w:p>
    <w:p w14:paraId="198AF2F7" w14:textId="77777777" w:rsidR="00176C1D" w:rsidRDefault="00176C1D" w:rsidP="00C04149">
      <w:pPr>
        <w:jc w:val="both"/>
        <w:rPr>
          <w:lang w:val="en-US"/>
        </w:rPr>
      </w:pPr>
    </w:p>
    <w:p w14:paraId="582A584B" w14:textId="45A14AD5" w:rsidR="00D07FB4" w:rsidRPr="00C04149" w:rsidRDefault="00F65A78" w:rsidP="00C04149">
      <w:pPr>
        <w:jc w:val="both"/>
        <w:rPr>
          <w:lang w:val="en-US"/>
        </w:rPr>
      </w:pPr>
      <w:r>
        <w:rPr>
          <w:lang w:val="en-US"/>
        </w:rPr>
        <w:t xml:space="preserve">Securing sufficient support for carbon pricing and answering hard distributional questions has gained new urgency in European policy making. </w:t>
      </w:r>
      <w:r w:rsidR="00131879">
        <w:rPr>
          <w:lang w:val="en-US"/>
        </w:rPr>
        <w:t xml:space="preserve">In May 2023, </w:t>
      </w:r>
      <w:r w:rsidR="00DB7883">
        <w:rPr>
          <w:lang w:val="en-US"/>
        </w:rPr>
        <w:t>the</w:t>
      </w:r>
      <w:r w:rsidR="00262059">
        <w:rPr>
          <w:lang w:val="en-US"/>
        </w:rPr>
        <w:t xml:space="preserve"> European Union </w:t>
      </w:r>
      <w:r w:rsidR="004F50D0">
        <w:rPr>
          <w:lang w:val="en-US"/>
        </w:rPr>
        <w:t xml:space="preserve">has </w:t>
      </w:r>
      <w:r w:rsidR="00262059">
        <w:rPr>
          <w:lang w:val="en-US"/>
        </w:rPr>
        <w:t>reaffirm</w:t>
      </w:r>
      <w:r w:rsidR="004F50D0">
        <w:rPr>
          <w:lang w:val="en-US"/>
        </w:rPr>
        <w:t>ed</w:t>
      </w:r>
      <w:r w:rsidR="00262059">
        <w:rPr>
          <w:lang w:val="en-US"/>
        </w:rPr>
        <w:t xml:space="preserve"> its commitment to carbon pricing as a </w:t>
      </w:r>
      <w:r w:rsidR="00490975">
        <w:rPr>
          <w:lang w:val="en-US"/>
        </w:rPr>
        <w:t xml:space="preserve">flagship </w:t>
      </w:r>
      <w:r w:rsidR="00262059">
        <w:rPr>
          <w:lang w:val="en-US"/>
        </w:rPr>
        <w:t>decarbonization policy</w:t>
      </w:r>
      <w:r w:rsidR="00131879">
        <w:rPr>
          <w:lang w:val="en-US"/>
        </w:rPr>
        <w:t xml:space="preserve"> with</w:t>
      </w:r>
      <w:r w:rsidR="00176C1D">
        <w:rPr>
          <w:lang w:val="en-US"/>
        </w:rPr>
        <w:t xml:space="preserve"> a second emissions trading system</w:t>
      </w:r>
      <w:r w:rsidR="00DB7883">
        <w:rPr>
          <w:lang w:val="en-US"/>
        </w:rPr>
        <w:t>, to be introduced in 2027-2028</w:t>
      </w:r>
      <w:r w:rsidR="00176C1D">
        <w:rPr>
          <w:lang w:val="en-US"/>
        </w:rPr>
        <w:t>, covering emissions from</w:t>
      </w:r>
      <w:r w:rsidR="003B4900">
        <w:rPr>
          <w:lang w:val="en-US"/>
        </w:rPr>
        <w:t xml:space="preserve"> buildings</w:t>
      </w:r>
      <w:r w:rsidR="00C04149">
        <w:rPr>
          <w:lang w:val="en-US"/>
        </w:rPr>
        <w:t xml:space="preserve"> and</w:t>
      </w:r>
      <w:r w:rsidR="00176C1D">
        <w:rPr>
          <w:lang w:val="en-US"/>
        </w:rPr>
        <w:t xml:space="preserve"> road</w:t>
      </w:r>
      <w:r w:rsidR="00C04149">
        <w:rPr>
          <w:lang w:val="en-US"/>
        </w:rPr>
        <w:t xml:space="preserve"> transport</w:t>
      </w:r>
      <w:r w:rsidR="00176C1D">
        <w:rPr>
          <w:lang w:val="en-US"/>
        </w:rPr>
        <w:t xml:space="preserve">. </w:t>
      </w:r>
      <w:proofErr w:type="gramStart"/>
      <w:r w:rsidR="00176C1D">
        <w:rPr>
          <w:lang w:val="en-US"/>
        </w:rPr>
        <w:t xml:space="preserve">These are two </w:t>
      </w:r>
      <w:r w:rsidR="003B4900">
        <w:rPr>
          <w:lang w:val="en-US"/>
        </w:rPr>
        <w:t>sectors</w:t>
      </w:r>
      <w:del w:id="4" w:author="fabre" w:date="2023-08-18T19:22:00Z">
        <w:r w:rsidR="00176C1D" w:rsidDel="008E3A04">
          <w:rPr>
            <w:lang w:val="en-US"/>
          </w:rPr>
          <w:delText>,</w:delText>
        </w:r>
      </w:del>
      <w:r w:rsidR="00176C1D">
        <w:rPr>
          <w:lang w:val="en-US"/>
        </w:rPr>
        <w:t xml:space="preserve"> in which </w:t>
      </w:r>
      <w:r w:rsidR="00BB4A43">
        <w:rPr>
          <w:lang w:val="en-US"/>
        </w:rPr>
        <w:t>the incidence of carbon pricing would predominantly fall on consumers</w:t>
      </w:r>
      <w:proofErr w:type="gramEnd"/>
      <w:r w:rsidR="00176C1D">
        <w:rPr>
          <w:lang w:val="en-US"/>
        </w:rPr>
        <w:t xml:space="preserve">. </w:t>
      </w:r>
      <w:r>
        <w:rPr>
          <w:lang w:val="en-US"/>
        </w:rPr>
        <w:t xml:space="preserve"> </w:t>
      </w:r>
      <w:r w:rsidR="00DC2845">
        <w:rPr>
          <w:lang w:val="en-US"/>
        </w:rPr>
        <w:t>As a consequence</w:t>
      </w:r>
      <w:r w:rsidR="00DE52FB">
        <w:rPr>
          <w:lang w:val="en-US"/>
        </w:rPr>
        <w:t>,</w:t>
      </w:r>
      <w:r w:rsidR="00DC2845">
        <w:rPr>
          <w:lang w:val="en-US"/>
        </w:rPr>
        <w:t xml:space="preserve"> the European Union will </w:t>
      </w:r>
      <w:r w:rsidR="00DB7883">
        <w:rPr>
          <w:lang w:val="en-US"/>
        </w:rPr>
        <w:t xml:space="preserve">complement the new trading system with </w:t>
      </w:r>
      <w:r w:rsidR="00DC2845">
        <w:rPr>
          <w:lang w:val="en-US"/>
        </w:rPr>
        <w:t xml:space="preserve"> a </w:t>
      </w:r>
      <w:r w:rsidR="002E77B5">
        <w:fldChar w:fldCharType="begin"/>
      </w:r>
      <w:r w:rsidR="002E77B5" w:rsidRPr="008E3A04">
        <w:rPr>
          <w:lang w:val="en-US"/>
          <w:rPrChange w:id="5" w:author="fabre" w:date="2023-08-18T19:17:00Z">
            <w:rPr/>
          </w:rPrChange>
        </w:rPr>
        <w:instrText xml:space="preserve"> HYPERLINK "https://www.europarl.europa.eu/news/en/headlines/economy/20220519STO30401/social-climate-fund-parliament-s-ideas-for-a-just-energy-transition" </w:instrText>
      </w:r>
      <w:r w:rsidR="002E77B5">
        <w:fldChar w:fldCharType="separate"/>
      </w:r>
      <w:r w:rsidR="00DC2845" w:rsidRPr="00047C5A">
        <w:rPr>
          <w:rStyle w:val="Lienhypertexte"/>
          <w:lang w:val="en-US"/>
        </w:rPr>
        <w:t>“Social Climate Fund”</w:t>
      </w:r>
      <w:r w:rsidR="002E77B5">
        <w:rPr>
          <w:rStyle w:val="Lienhypertexte"/>
          <w:lang w:val="en-US"/>
        </w:rPr>
        <w:fldChar w:fldCharType="end"/>
      </w:r>
      <w:r w:rsidR="00DB7883">
        <w:rPr>
          <w:lang w:val="en-US"/>
        </w:rPr>
        <w:t>, where member states will collectiv</w:t>
      </w:r>
      <w:r w:rsidR="00261C69">
        <w:rPr>
          <w:lang w:val="en-US"/>
        </w:rPr>
        <w:t>ely put</w:t>
      </w:r>
      <w:r w:rsidR="00DB7883">
        <w:rPr>
          <w:lang w:val="en-US"/>
        </w:rPr>
        <w:t xml:space="preserve"> a share</w:t>
      </w:r>
      <w:r w:rsidR="00047C5A">
        <w:rPr>
          <w:lang w:val="en-US"/>
        </w:rPr>
        <w:t xml:space="preserve"> of the</w:t>
      </w:r>
      <w:r w:rsidR="00DB7883">
        <w:rPr>
          <w:lang w:val="en-US"/>
        </w:rPr>
        <w:t>ir</w:t>
      </w:r>
      <w:r w:rsidR="00047C5A">
        <w:rPr>
          <w:lang w:val="en-US"/>
        </w:rPr>
        <w:t xml:space="preserve"> auctioning revenues towards financing energy-efficiency related building renovations and sustainable transport, as well as providing direct income support to the most vulnerable.</w:t>
      </w:r>
      <w:r w:rsidR="00DC2845">
        <w:rPr>
          <w:lang w:val="en-US"/>
        </w:rPr>
        <w:t xml:space="preserve"> </w:t>
      </w:r>
      <w:r w:rsidR="00DB7883">
        <w:rPr>
          <w:lang w:val="en-US"/>
        </w:rPr>
        <w:t xml:space="preserve"> But is this policy mix attuned to the needs and prefer</w:t>
      </w:r>
      <w:r w:rsidR="00370321">
        <w:rPr>
          <w:lang w:val="en-US"/>
        </w:rPr>
        <w:t>ences of the European citizenry?</w:t>
      </w:r>
    </w:p>
    <w:p w14:paraId="04E9E098" w14:textId="4CC7C907" w:rsidR="00262059" w:rsidRDefault="00047C5A" w:rsidP="0037751F">
      <w:pPr>
        <w:tabs>
          <w:tab w:val="left" w:pos="6440"/>
        </w:tabs>
        <w:jc w:val="both"/>
        <w:rPr>
          <w:lang w:val="en-US"/>
        </w:rPr>
      </w:pPr>
      <w:r>
        <w:rPr>
          <w:lang w:val="en-US"/>
        </w:rPr>
        <w:tab/>
      </w:r>
    </w:p>
    <w:p w14:paraId="52E2D24A" w14:textId="32797561" w:rsidR="00176C1D" w:rsidRDefault="00F9371A" w:rsidP="00176C1D">
      <w:pPr>
        <w:jc w:val="both"/>
        <w:rPr>
          <w:lang w:val="en-US"/>
        </w:rPr>
      </w:pPr>
      <w:r>
        <w:rPr>
          <w:lang w:val="en-US"/>
        </w:rPr>
        <w:t xml:space="preserve">Our survey of 2,251 individuals in France, Germany, and Spain on the support of European Emissions Trading under different forms of revenue recycling </w:t>
      </w:r>
      <w:r w:rsidR="00DB7883">
        <w:rPr>
          <w:lang w:val="en-US"/>
        </w:rPr>
        <w:t xml:space="preserve">indeed </w:t>
      </w:r>
      <w:r>
        <w:rPr>
          <w:lang w:val="en-US"/>
        </w:rPr>
        <w:t xml:space="preserve">affirms that the public cares about providing low-carbon alternatives: </w:t>
      </w:r>
      <w:r w:rsidR="00DC2845">
        <w:rPr>
          <w:lang w:val="en-US"/>
        </w:rPr>
        <w:t>C</w:t>
      </w:r>
      <w:r w:rsidR="00176C1D">
        <w:rPr>
          <w:lang w:val="en-US"/>
        </w:rPr>
        <w:t xml:space="preserve">hanneling the revenues from carbon pricing towards low-carbon investment yields the highest approval for a new emissions trading system </w:t>
      </w:r>
      <w:r w:rsidR="00176C1D" w:rsidRPr="00E01D06">
        <w:rPr>
          <w:lang w:val="en-US"/>
        </w:rPr>
        <w:t>(see</w:t>
      </w:r>
      <w:r w:rsidR="00176C1D">
        <w:rPr>
          <w:lang w:val="en-US"/>
        </w:rPr>
        <w:t xml:space="preserve"> Figure 1</w:t>
      </w:r>
      <w:r w:rsidR="00176C1D" w:rsidRPr="00E01D06">
        <w:rPr>
          <w:lang w:val="en-US"/>
        </w:rPr>
        <w:t>)</w:t>
      </w:r>
      <w:r w:rsidR="00DC2845">
        <w:rPr>
          <w:lang w:val="en-US"/>
        </w:rPr>
        <w:t>,</w:t>
      </w:r>
      <w:r w:rsidR="00370321">
        <w:rPr>
          <w:lang w:val="en-US"/>
        </w:rPr>
        <w:t xml:space="preserve"> while combining</w:t>
      </w:r>
      <w:r w:rsidR="00DC2845">
        <w:rPr>
          <w:lang w:val="en-US"/>
        </w:rPr>
        <w:t xml:space="preserve"> low-carbon investment with direct cash transfers to vulnerable households</w:t>
      </w:r>
      <w:r w:rsidR="00370321">
        <w:rPr>
          <w:lang w:val="en-US"/>
        </w:rPr>
        <w:t xml:space="preserve"> is </w:t>
      </w:r>
      <w:r w:rsidR="00875233">
        <w:rPr>
          <w:lang w:val="en-US"/>
        </w:rPr>
        <w:t>the next preferred option</w:t>
      </w:r>
      <w:r w:rsidR="00176C1D">
        <w:rPr>
          <w:lang w:val="en-US"/>
        </w:rPr>
        <w:t>.</w:t>
      </w:r>
      <w:r w:rsidR="00370321">
        <w:rPr>
          <w:lang w:val="en-US"/>
        </w:rPr>
        <w:t xml:space="preserve"> Distributing the revenues back as uniform cash transfers</w:t>
      </w:r>
      <w:r w:rsidR="00A26962">
        <w:rPr>
          <w:lang w:val="en-US"/>
        </w:rPr>
        <w:t xml:space="preserve">, </w:t>
      </w:r>
      <w:r w:rsidR="00370321">
        <w:rPr>
          <w:lang w:val="en-US"/>
        </w:rPr>
        <w:t>either at the European or the country level</w:t>
      </w:r>
      <w:r w:rsidR="00A26962">
        <w:rPr>
          <w:lang w:val="en-US"/>
        </w:rPr>
        <w:t>,</w:t>
      </w:r>
      <w:r w:rsidR="00370321">
        <w:rPr>
          <w:lang w:val="en-US"/>
        </w:rPr>
        <w:t xml:space="preserve"> yields significantly less support.</w:t>
      </w:r>
      <w:r w:rsidR="00176C1D">
        <w:rPr>
          <w:lang w:val="en-US"/>
        </w:rPr>
        <w:t xml:space="preserve"> </w:t>
      </w:r>
      <w:r w:rsidR="002C0ED2">
        <w:rPr>
          <w:lang w:val="en-US"/>
        </w:rPr>
        <w:t>Notably, t</w:t>
      </w:r>
      <w:r w:rsidR="0082192C">
        <w:rPr>
          <w:lang w:val="en-US"/>
        </w:rPr>
        <w:t>h</w:t>
      </w:r>
      <w:r w:rsidR="00370321">
        <w:rPr>
          <w:lang w:val="en-US"/>
        </w:rPr>
        <w:t>e</w:t>
      </w:r>
      <w:r w:rsidR="0082192C">
        <w:rPr>
          <w:lang w:val="en-US"/>
        </w:rPr>
        <w:t>s</w:t>
      </w:r>
      <w:r w:rsidR="00370321">
        <w:rPr>
          <w:lang w:val="en-US"/>
        </w:rPr>
        <w:t>e</w:t>
      </w:r>
      <w:r w:rsidR="0082192C">
        <w:rPr>
          <w:lang w:val="en-US"/>
        </w:rPr>
        <w:t xml:space="preserve"> result</w:t>
      </w:r>
      <w:r w:rsidR="00370321">
        <w:rPr>
          <w:lang w:val="en-US"/>
        </w:rPr>
        <w:t>s</w:t>
      </w:r>
      <w:r w:rsidR="0082192C">
        <w:rPr>
          <w:lang w:val="en-US"/>
        </w:rPr>
        <w:t xml:space="preserve"> robustly hold </w:t>
      </w:r>
      <w:r w:rsidR="002C0ED2">
        <w:rPr>
          <w:lang w:val="en-US"/>
        </w:rPr>
        <w:t xml:space="preserve">when </w:t>
      </w:r>
      <w:r w:rsidR="00B24EBD">
        <w:rPr>
          <w:lang w:val="en-US"/>
        </w:rPr>
        <w:t xml:space="preserve">the </w:t>
      </w:r>
      <w:r w:rsidR="002C0ED2">
        <w:rPr>
          <w:lang w:val="en-US"/>
        </w:rPr>
        <w:t xml:space="preserve">data is disaggregated according to several socio-economic characteristics </w:t>
      </w:r>
      <w:r w:rsidR="00B24EBD">
        <w:rPr>
          <w:lang w:val="en-US"/>
        </w:rPr>
        <w:t xml:space="preserve">(e.g., age, education, income) </w:t>
      </w:r>
      <w:r w:rsidR="002C0ED2">
        <w:rPr>
          <w:lang w:val="en-US"/>
        </w:rPr>
        <w:t xml:space="preserve">and political preferences. While voting preferences are more strongly correlated with policy support than socio-economic characteristics, political leanings only seem to impact on support levels overall, while the recycling option of low-carbon investments maximizes support across all groups of the political spectrum (see Supplementary Information).  </w:t>
      </w:r>
    </w:p>
    <w:p w14:paraId="2982362B" w14:textId="77777777" w:rsidR="007345D4" w:rsidRDefault="007345D4" w:rsidP="00176C1D">
      <w:pPr>
        <w:jc w:val="both"/>
        <w:rPr>
          <w:lang w:val="en-US"/>
        </w:rPr>
      </w:pPr>
    </w:p>
    <w:p w14:paraId="27CB56C3" w14:textId="77777777" w:rsidR="007345D4" w:rsidRDefault="007345D4" w:rsidP="00176C1D">
      <w:pPr>
        <w:jc w:val="both"/>
        <w:rPr>
          <w:lang w:val="en-US"/>
        </w:rPr>
      </w:pPr>
    </w:p>
    <w:p w14:paraId="5D9A78BE" w14:textId="3A3B9F62" w:rsidR="00176C1D" w:rsidRPr="007345D4" w:rsidRDefault="007345D4" w:rsidP="00266C0C">
      <w:pPr>
        <w:jc w:val="both"/>
        <w:rPr>
          <w:lang w:val="en-US"/>
        </w:rPr>
      </w:pPr>
      <w:commentRangeStart w:id="6"/>
      <w:r>
        <w:rPr>
          <w:noProof/>
          <w:lang w:val="en-US"/>
        </w:rPr>
        <w:drawing>
          <wp:inline distT="0" distB="0" distL="0" distR="0" wp14:anchorId="777B8831" wp14:editId="69623450">
            <wp:extent cx="5731510" cy="2388235"/>
            <wp:effectExtent l="0" t="0" r="0" b="0"/>
            <wp:docPr id="76136050" name="Picture 7613605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87449" name="Picture 3" descr="A graph of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commentRangeEnd w:id="6"/>
      <w:r w:rsidR="00027C5B">
        <w:rPr>
          <w:rStyle w:val="Marquedecommentaire"/>
        </w:rPr>
        <w:commentReference w:id="6"/>
      </w:r>
    </w:p>
    <w:p w14:paraId="691A508B" w14:textId="4BF964AE" w:rsidR="00517E96" w:rsidRDefault="005F2FA7" w:rsidP="00647381">
      <w:pPr>
        <w:jc w:val="both"/>
        <w:rPr>
          <w:b/>
          <w:bCs/>
          <w:i/>
          <w:iCs/>
          <w:lang w:val="en-US"/>
        </w:rPr>
      </w:pPr>
      <w:r>
        <w:rPr>
          <w:noProof/>
          <w:lang w:val="en-US"/>
        </w:rPr>
        <w:drawing>
          <wp:anchor distT="0" distB="0" distL="114300" distR="114300" simplePos="0" relativeHeight="251668480" behindDoc="0" locked="0" layoutInCell="1" allowOverlap="1" wp14:anchorId="5F6BB56C" wp14:editId="0B35E3B7">
            <wp:simplePos x="0" y="0"/>
            <wp:positionH relativeFrom="margin">
              <wp:posOffset>800100</wp:posOffset>
            </wp:positionH>
            <wp:positionV relativeFrom="paragraph">
              <wp:posOffset>100330</wp:posOffset>
            </wp:positionV>
            <wp:extent cx="3573780" cy="1868074"/>
            <wp:effectExtent l="0" t="0" r="7620" b="0"/>
            <wp:wrapNone/>
            <wp:docPr id="774780256" name="Picture 77478025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86472" name="Picture 1" descr="A picture containing text, screenshot, font, number&#10;&#10;Description automatically generated"/>
                    <pic:cNvPicPr/>
                  </pic:nvPicPr>
                  <pic:blipFill rotWithShape="1">
                    <a:blip r:embed="rId11" cstate="print">
                      <a:extLst>
                        <a:ext uri="{28A0092B-C50C-407E-A947-70E740481C1C}">
                          <a14:useLocalDpi xmlns:a14="http://schemas.microsoft.com/office/drawing/2010/main" val="0"/>
                        </a:ext>
                      </a:extLst>
                    </a:blip>
                    <a:srcRect t="677" b="1168"/>
                    <a:stretch/>
                  </pic:blipFill>
                  <pic:spPr bwMode="auto">
                    <a:xfrm>
                      <a:off x="0" y="0"/>
                      <a:ext cx="3573780" cy="18680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D129A5" w14:textId="58FD3D49" w:rsidR="005F2FA7" w:rsidRDefault="005F2FA7" w:rsidP="00647381">
      <w:pPr>
        <w:jc w:val="both"/>
        <w:rPr>
          <w:b/>
          <w:bCs/>
          <w:i/>
          <w:iCs/>
          <w:lang w:val="en-US"/>
        </w:rPr>
      </w:pPr>
    </w:p>
    <w:p w14:paraId="3A6FD863" w14:textId="77777777" w:rsidR="005F2FA7" w:rsidRDefault="005F2FA7" w:rsidP="00647381">
      <w:pPr>
        <w:jc w:val="both"/>
        <w:rPr>
          <w:b/>
          <w:bCs/>
          <w:i/>
          <w:iCs/>
          <w:lang w:val="en-US"/>
        </w:rPr>
      </w:pPr>
    </w:p>
    <w:p w14:paraId="2BDBE2C0" w14:textId="542FE1E1" w:rsidR="005F2FA7" w:rsidRDefault="005F2FA7" w:rsidP="00647381">
      <w:pPr>
        <w:jc w:val="both"/>
        <w:rPr>
          <w:b/>
          <w:bCs/>
          <w:i/>
          <w:iCs/>
          <w:lang w:val="en-US"/>
        </w:rPr>
      </w:pPr>
    </w:p>
    <w:p w14:paraId="0A662703" w14:textId="77777777" w:rsidR="005F2FA7" w:rsidRDefault="005F2FA7" w:rsidP="00647381">
      <w:pPr>
        <w:jc w:val="both"/>
        <w:rPr>
          <w:b/>
          <w:bCs/>
          <w:i/>
          <w:iCs/>
          <w:lang w:val="en-US"/>
        </w:rPr>
      </w:pPr>
    </w:p>
    <w:p w14:paraId="13C3145D" w14:textId="77777777" w:rsidR="005F2FA7" w:rsidRDefault="005F2FA7" w:rsidP="00647381">
      <w:pPr>
        <w:jc w:val="both"/>
        <w:rPr>
          <w:b/>
          <w:bCs/>
          <w:i/>
          <w:iCs/>
          <w:lang w:val="en-US"/>
        </w:rPr>
      </w:pPr>
    </w:p>
    <w:p w14:paraId="436E4BAA" w14:textId="77777777" w:rsidR="005F2FA7" w:rsidRDefault="005F2FA7" w:rsidP="00647381">
      <w:pPr>
        <w:jc w:val="both"/>
        <w:rPr>
          <w:b/>
          <w:bCs/>
          <w:i/>
          <w:iCs/>
          <w:lang w:val="en-US"/>
        </w:rPr>
      </w:pPr>
    </w:p>
    <w:p w14:paraId="7D2B9FCF" w14:textId="77777777" w:rsidR="005F2FA7" w:rsidRDefault="005F2FA7" w:rsidP="00647381">
      <w:pPr>
        <w:jc w:val="both"/>
        <w:rPr>
          <w:b/>
          <w:bCs/>
          <w:i/>
          <w:iCs/>
          <w:lang w:val="en-US"/>
        </w:rPr>
      </w:pPr>
    </w:p>
    <w:p w14:paraId="20555F57" w14:textId="77777777" w:rsidR="005F2FA7" w:rsidRDefault="005F2FA7" w:rsidP="00647381">
      <w:pPr>
        <w:jc w:val="both"/>
        <w:rPr>
          <w:b/>
          <w:bCs/>
          <w:i/>
          <w:iCs/>
          <w:lang w:val="en-US"/>
        </w:rPr>
      </w:pPr>
    </w:p>
    <w:p w14:paraId="10AAD6EA" w14:textId="77777777" w:rsidR="005F2FA7" w:rsidRDefault="005F2FA7" w:rsidP="00647381">
      <w:pPr>
        <w:jc w:val="both"/>
        <w:rPr>
          <w:b/>
          <w:bCs/>
          <w:i/>
          <w:iCs/>
          <w:lang w:val="en-US"/>
        </w:rPr>
      </w:pPr>
    </w:p>
    <w:p w14:paraId="7685D49E" w14:textId="77777777" w:rsidR="005F2FA7" w:rsidRDefault="005F2FA7" w:rsidP="00647381">
      <w:pPr>
        <w:jc w:val="both"/>
        <w:rPr>
          <w:b/>
          <w:bCs/>
          <w:i/>
          <w:iCs/>
          <w:lang w:val="en-US"/>
        </w:rPr>
      </w:pPr>
    </w:p>
    <w:p w14:paraId="0E7AC4D5" w14:textId="77777777" w:rsidR="005F2FA7" w:rsidRDefault="005F2FA7" w:rsidP="00647381">
      <w:pPr>
        <w:jc w:val="both"/>
        <w:rPr>
          <w:b/>
          <w:bCs/>
          <w:i/>
          <w:iCs/>
          <w:lang w:val="en-US"/>
        </w:rPr>
      </w:pPr>
    </w:p>
    <w:p w14:paraId="55621D0A" w14:textId="0BF36700" w:rsidR="00176C1D" w:rsidRDefault="00176C1D" w:rsidP="00647381">
      <w:pPr>
        <w:jc w:val="both"/>
        <w:rPr>
          <w:lang w:val="en-US"/>
        </w:rPr>
      </w:pPr>
      <w:r w:rsidRPr="00D73C72">
        <w:rPr>
          <w:b/>
          <w:bCs/>
          <w:i/>
          <w:iCs/>
          <w:lang w:val="en-US"/>
        </w:rPr>
        <w:t>Figure 1:</w:t>
      </w:r>
      <w:r w:rsidRPr="00D73C72">
        <w:rPr>
          <w:i/>
          <w:iCs/>
          <w:lang w:val="en-US"/>
        </w:rPr>
        <w:t xml:space="preserve"> </w:t>
      </w:r>
      <w:r w:rsidR="007345D4" w:rsidRPr="009F143C">
        <w:rPr>
          <w:i/>
          <w:iCs/>
          <w:lang w:val="en-US"/>
        </w:rPr>
        <w:t xml:space="preserve">Support for </w:t>
      </w:r>
      <w:r w:rsidR="00266C0C">
        <w:rPr>
          <w:i/>
          <w:iCs/>
          <w:lang w:val="en-US"/>
        </w:rPr>
        <w:t>carbon pricing</w:t>
      </w:r>
      <w:r w:rsidR="0028300B">
        <w:rPr>
          <w:i/>
          <w:iCs/>
          <w:lang w:val="en-US"/>
        </w:rPr>
        <w:t xml:space="preserve"> in the EU</w:t>
      </w:r>
      <w:r w:rsidR="007345D4" w:rsidRPr="009F143C">
        <w:rPr>
          <w:i/>
          <w:iCs/>
          <w:lang w:val="en-US"/>
        </w:rPr>
        <w:t xml:space="preserve"> with different revenue recycling mechanisms</w:t>
      </w:r>
    </w:p>
    <w:p w14:paraId="7A8D061C" w14:textId="77777777" w:rsidR="00A22894" w:rsidRDefault="00A22894" w:rsidP="00647381">
      <w:pPr>
        <w:jc w:val="both"/>
        <w:rPr>
          <w:lang w:val="en-US"/>
        </w:rPr>
      </w:pPr>
    </w:p>
    <w:p w14:paraId="219AC887" w14:textId="61715287" w:rsidR="00D254A6" w:rsidRDefault="00D254A6" w:rsidP="00647381">
      <w:pPr>
        <w:jc w:val="both"/>
        <w:rPr>
          <w:lang w:val="en-US"/>
        </w:rPr>
      </w:pPr>
    </w:p>
    <w:p w14:paraId="221269BF" w14:textId="767DF3A0" w:rsidR="0064201F" w:rsidRPr="00262059" w:rsidRDefault="00DC2845" w:rsidP="00647381">
      <w:pPr>
        <w:jc w:val="both"/>
        <w:rPr>
          <w:lang w:val="en-US"/>
        </w:rPr>
      </w:pPr>
      <w:r>
        <w:rPr>
          <w:lang w:val="en-US"/>
        </w:rPr>
        <w:t xml:space="preserve">In sum, it seems that for winning the public over to carbon pricing in road transport and buildings, the European Union </w:t>
      </w:r>
      <w:r w:rsidR="00BE0AD3">
        <w:rPr>
          <w:lang w:val="en-US"/>
        </w:rPr>
        <w:t xml:space="preserve">ought to highlight </w:t>
      </w:r>
      <w:r w:rsidR="006453E5">
        <w:rPr>
          <w:lang w:val="en-US"/>
        </w:rPr>
        <w:t xml:space="preserve">its complementary </w:t>
      </w:r>
      <w:r w:rsidR="00882B22">
        <w:rPr>
          <w:lang w:val="en-US"/>
        </w:rPr>
        <w:t>efforts to provide low-carbon investments</w:t>
      </w:r>
      <w:r w:rsidR="003C1F80">
        <w:rPr>
          <w:lang w:val="en-US"/>
        </w:rPr>
        <w:t xml:space="preserve"> in these sectors</w:t>
      </w:r>
      <w:r w:rsidR="00882B22">
        <w:rPr>
          <w:lang w:val="en-US"/>
        </w:rPr>
        <w:t xml:space="preserve">. </w:t>
      </w:r>
    </w:p>
    <w:p w14:paraId="6593D10E" w14:textId="77777777" w:rsidR="005579C2" w:rsidRDefault="005579C2" w:rsidP="00647381">
      <w:pPr>
        <w:jc w:val="both"/>
        <w:rPr>
          <w:lang w:val="en-US"/>
        </w:rPr>
      </w:pPr>
    </w:p>
    <w:p w14:paraId="5AD1C32D" w14:textId="7FB91F21" w:rsidR="005579C2" w:rsidRPr="007222F1" w:rsidRDefault="006E6EB0" w:rsidP="00647381">
      <w:pPr>
        <w:jc w:val="both"/>
        <w:rPr>
          <w:b/>
          <w:bCs/>
          <w:i/>
          <w:iCs/>
          <w:lang w:val="en-US"/>
        </w:rPr>
      </w:pPr>
      <w:r w:rsidRPr="007222F1">
        <w:rPr>
          <w:b/>
          <w:bCs/>
          <w:i/>
          <w:iCs/>
          <w:lang w:val="en-US"/>
        </w:rPr>
        <w:t xml:space="preserve">What follows for </w:t>
      </w:r>
      <w:r w:rsidR="00336824">
        <w:rPr>
          <w:b/>
          <w:bCs/>
          <w:i/>
          <w:iCs/>
          <w:lang w:val="en-US"/>
        </w:rPr>
        <w:t xml:space="preserve">climate </w:t>
      </w:r>
      <w:r w:rsidRPr="007222F1">
        <w:rPr>
          <w:b/>
          <w:bCs/>
          <w:i/>
          <w:iCs/>
          <w:lang w:val="en-US"/>
        </w:rPr>
        <w:t>policy design</w:t>
      </w:r>
      <w:r w:rsidR="00336824">
        <w:rPr>
          <w:b/>
          <w:bCs/>
          <w:i/>
          <w:iCs/>
          <w:lang w:val="en-US"/>
        </w:rPr>
        <w:t xml:space="preserve"> more broadly</w:t>
      </w:r>
      <w:r w:rsidRPr="007222F1">
        <w:rPr>
          <w:b/>
          <w:bCs/>
          <w:i/>
          <w:iCs/>
          <w:lang w:val="en-US"/>
        </w:rPr>
        <w:t>?</w:t>
      </w:r>
      <w:r w:rsidR="006D06C0">
        <w:rPr>
          <w:b/>
          <w:bCs/>
          <w:i/>
          <w:iCs/>
          <w:lang w:val="en-US"/>
        </w:rPr>
        <w:t xml:space="preserve"> </w:t>
      </w:r>
    </w:p>
    <w:p w14:paraId="1567B843" w14:textId="77777777" w:rsidR="004F50D0" w:rsidRDefault="004F50D0" w:rsidP="00647381">
      <w:pPr>
        <w:jc w:val="both"/>
        <w:rPr>
          <w:lang w:val="en-US"/>
        </w:rPr>
      </w:pPr>
    </w:p>
    <w:p w14:paraId="330838B1" w14:textId="13BCD17D" w:rsidR="003055F7" w:rsidRDefault="004F50D0" w:rsidP="00175CF1">
      <w:pPr>
        <w:jc w:val="both"/>
        <w:rPr>
          <w:lang w:val="en-US"/>
        </w:rPr>
      </w:pPr>
      <w:r>
        <w:rPr>
          <w:lang w:val="en-US"/>
        </w:rPr>
        <w:t xml:space="preserve">Given the </w:t>
      </w:r>
      <w:r w:rsidR="00BE31FB">
        <w:rPr>
          <w:lang w:val="en-US"/>
        </w:rPr>
        <w:t xml:space="preserve">challenging macroeconomic </w:t>
      </w:r>
      <w:r>
        <w:rPr>
          <w:lang w:val="en-US"/>
        </w:rPr>
        <w:t xml:space="preserve">circumstances, there is good reason to </w:t>
      </w:r>
      <w:r w:rsidR="003055F7">
        <w:rPr>
          <w:lang w:val="en-US"/>
        </w:rPr>
        <w:t xml:space="preserve">critically re-assess policy recommendation on </w:t>
      </w:r>
      <w:r>
        <w:rPr>
          <w:lang w:val="en-US"/>
        </w:rPr>
        <w:t>the use of revenues</w:t>
      </w:r>
      <w:r w:rsidR="00E01D06">
        <w:rPr>
          <w:lang w:val="en-US"/>
        </w:rPr>
        <w:t xml:space="preserve"> – </w:t>
      </w:r>
      <w:r w:rsidR="00175CF1">
        <w:rPr>
          <w:lang w:val="en-US"/>
        </w:rPr>
        <w:t>perhaps most urgently</w:t>
      </w:r>
      <w:r w:rsidR="00E01D06">
        <w:rPr>
          <w:lang w:val="en-US"/>
        </w:rPr>
        <w:t xml:space="preserve"> in the context of the pending EU ETS II</w:t>
      </w:r>
      <w:r>
        <w:rPr>
          <w:lang w:val="en-US"/>
        </w:rPr>
        <w:t xml:space="preserve">. </w:t>
      </w:r>
      <w:commentRangeStart w:id="8"/>
      <w:r w:rsidR="0028300B">
        <w:rPr>
          <w:lang w:val="en-US"/>
        </w:rPr>
        <w:t xml:space="preserve">While the Social Climate Fund broadly aligns with the public’s preference for providing green alternatives, </w:t>
      </w:r>
      <w:r w:rsidR="00C21658">
        <w:rPr>
          <w:lang w:val="en-US"/>
        </w:rPr>
        <w:t xml:space="preserve">both </w:t>
      </w:r>
      <w:r w:rsidR="0028300B">
        <w:rPr>
          <w:lang w:val="en-US"/>
        </w:rPr>
        <w:t>the</w:t>
      </w:r>
      <w:r w:rsidR="00C21658">
        <w:rPr>
          <w:lang w:val="en-US"/>
        </w:rPr>
        <w:t xml:space="preserve"> effectiveness and fairness </w:t>
      </w:r>
      <w:r w:rsidR="005F1BEE">
        <w:rPr>
          <w:lang w:val="en-US"/>
        </w:rPr>
        <w:t xml:space="preserve">of such </w:t>
      </w:r>
      <w:r w:rsidR="00DC78B4">
        <w:rPr>
          <w:lang w:val="en-US"/>
        </w:rPr>
        <w:t xml:space="preserve">a </w:t>
      </w:r>
      <w:r w:rsidR="005F1BEE">
        <w:rPr>
          <w:lang w:val="en-US"/>
        </w:rPr>
        <w:t xml:space="preserve">policy would </w:t>
      </w:r>
      <w:r w:rsidR="00DC78B4">
        <w:rPr>
          <w:lang w:val="en-US"/>
        </w:rPr>
        <w:t xml:space="preserve">be enhanced by targeting </w:t>
      </w:r>
      <w:r w:rsidR="006C3475">
        <w:rPr>
          <w:lang w:val="en-US"/>
        </w:rPr>
        <w:t>investment to benefit</w:t>
      </w:r>
      <w:r w:rsidR="0028300B">
        <w:rPr>
          <w:lang w:val="en-US"/>
        </w:rPr>
        <w:t xml:space="preserve"> </w:t>
      </w:r>
      <w:r w:rsidR="006C3475">
        <w:rPr>
          <w:lang w:val="en-US"/>
        </w:rPr>
        <w:t>especially</w:t>
      </w:r>
      <w:r w:rsidR="0028300B">
        <w:rPr>
          <w:lang w:val="en-US"/>
        </w:rPr>
        <w:t xml:space="preserve"> capital-constrained households</w:t>
      </w:r>
      <w:commentRangeEnd w:id="8"/>
      <w:r w:rsidR="00027C5B">
        <w:rPr>
          <w:rStyle w:val="Marquedecommentaire"/>
        </w:rPr>
        <w:commentReference w:id="8"/>
      </w:r>
      <w:r w:rsidR="0028300B">
        <w:rPr>
          <w:lang w:val="en-US"/>
        </w:rPr>
        <w:t xml:space="preserve">. </w:t>
      </w:r>
      <w:r w:rsidR="00A366D2">
        <w:rPr>
          <w:lang w:val="en-US"/>
        </w:rPr>
        <w:t xml:space="preserve">Direct subsidies for green substitutes or subsidized loans could be effective at allowing low-income households to make the switch towards low-emission heating systems and vehicles. </w:t>
      </w:r>
      <w:r w:rsidR="003B4900">
        <w:rPr>
          <w:lang w:val="en-US"/>
        </w:rPr>
        <w:t>Targeting loan subsidies to low-income earners and f</w:t>
      </w:r>
      <w:r w:rsidR="006E6EB0" w:rsidRPr="004F50D0">
        <w:rPr>
          <w:lang w:val="en-US"/>
        </w:rPr>
        <w:t>ind</w:t>
      </w:r>
      <w:r w:rsidR="003B4900">
        <w:rPr>
          <w:lang w:val="en-US"/>
        </w:rPr>
        <w:t>ing</w:t>
      </w:r>
      <w:r w:rsidR="006E6EB0" w:rsidRPr="004F50D0">
        <w:rPr>
          <w:lang w:val="en-US"/>
        </w:rPr>
        <w:t xml:space="preserve"> a sweet spot where to stop subsidizing </w:t>
      </w:r>
      <w:r w:rsidR="003B4900">
        <w:rPr>
          <w:lang w:val="en-US"/>
        </w:rPr>
        <w:t>is crucial.</w:t>
      </w:r>
      <w:r w:rsidR="006E6EB0" w:rsidRPr="004F50D0">
        <w:rPr>
          <w:lang w:val="en-US"/>
        </w:rPr>
        <w:t xml:space="preserve"> </w:t>
      </w:r>
      <w:r w:rsidR="008333A2">
        <w:rPr>
          <w:lang w:val="en-US"/>
        </w:rPr>
        <w:t>For example, i</w:t>
      </w:r>
      <w:r w:rsidR="006E6EB0" w:rsidRPr="004F50D0">
        <w:rPr>
          <w:lang w:val="en-US"/>
        </w:rPr>
        <w:t xml:space="preserve">n the past subsidies for </w:t>
      </w:r>
      <w:r w:rsidR="00A366D2">
        <w:rPr>
          <w:lang w:val="en-US"/>
        </w:rPr>
        <w:t>electric vehicles</w:t>
      </w:r>
      <w:r w:rsidR="006E6EB0" w:rsidRPr="004F50D0">
        <w:rPr>
          <w:lang w:val="en-US"/>
        </w:rPr>
        <w:t xml:space="preserve"> were a double-edged sword from a distributional perspective</w:t>
      </w:r>
      <w:r w:rsidR="00A366D2">
        <w:rPr>
          <w:lang w:val="en-US"/>
        </w:rPr>
        <w:t xml:space="preserve">, as they were mainly </w:t>
      </w:r>
      <w:r w:rsidR="003B4900">
        <w:rPr>
          <w:lang w:val="en-US"/>
        </w:rPr>
        <w:t xml:space="preserve">attractive to higher income earners who could afford new vehicles </w:t>
      </w:r>
      <w:r w:rsidR="00563531">
        <w:rPr>
          <w:lang w:val="en-US"/>
        </w:rPr>
        <w:t xml:space="preserve">rather than purchasing </w:t>
      </w:r>
      <w:r w:rsidR="00336824">
        <w:rPr>
          <w:lang w:val="en-US"/>
        </w:rPr>
        <w:t>through</w:t>
      </w:r>
      <w:r w:rsidR="003B4900">
        <w:rPr>
          <w:lang w:val="en-US"/>
        </w:rPr>
        <w:t xml:space="preserve"> the secondary market. </w:t>
      </w:r>
    </w:p>
    <w:p w14:paraId="3C82E235" w14:textId="77777777" w:rsidR="003055F7" w:rsidRDefault="003055F7" w:rsidP="00175CF1">
      <w:pPr>
        <w:jc w:val="both"/>
        <w:rPr>
          <w:lang w:val="en-US"/>
        </w:rPr>
      </w:pPr>
    </w:p>
    <w:p w14:paraId="4028FE44" w14:textId="77777777" w:rsidR="00DC2845" w:rsidRDefault="006E6EB0" w:rsidP="00176C1D">
      <w:pPr>
        <w:jc w:val="both"/>
        <w:rPr>
          <w:lang w:val="en-US"/>
        </w:rPr>
      </w:pPr>
      <w:r>
        <w:rPr>
          <w:lang w:val="en-US"/>
        </w:rPr>
        <w:t>This</w:t>
      </w:r>
      <w:r w:rsidR="00A366D2">
        <w:rPr>
          <w:lang w:val="en-US"/>
        </w:rPr>
        <w:t xml:space="preserve"> approach could solve the competing fiscal objectives of providing inflation relief and support for low-carbon technologies, while managing public debt. </w:t>
      </w:r>
    </w:p>
    <w:p w14:paraId="009FBB8D" w14:textId="77777777" w:rsidR="00DC2845" w:rsidRDefault="00DC2845" w:rsidP="00176C1D">
      <w:pPr>
        <w:jc w:val="both"/>
        <w:rPr>
          <w:lang w:val="en-US"/>
        </w:rPr>
      </w:pPr>
    </w:p>
    <w:p w14:paraId="399516FB" w14:textId="703C0697" w:rsidR="00E873DF" w:rsidRDefault="00797E78" w:rsidP="00176C1D">
      <w:pPr>
        <w:jc w:val="both"/>
        <w:rPr>
          <w:lang w:val="en-US"/>
        </w:rPr>
      </w:pPr>
      <w:r>
        <w:rPr>
          <w:lang w:val="en-US"/>
        </w:rPr>
        <w:t xml:space="preserve">At the same time, </w:t>
      </w:r>
      <w:r w:rsidR="006642F8">
        <w:rPr>
          <w:lang w:val="en-US"/>
        </w:rPr>
        <w:t xml:space="preserve">the relative neglect of consumer’s ability to switch may explain why </w:t>
      </w:r>
      <w:r>
        <w:rPr>
          <w:lang w:val="en-US"/>
        </w:rPr>
        <w:t xml:space="preserve">lump-sum recycling of carbon revenues has turned out far from a silver bullet for making carbon pricing appealing to the public. </w:t>
      </w:r>
      <w:r w:rsidR="00DC2845">
        <w:rPr>
          <w:lang w:val="en-US"/>
        </w:rPr>
        <w:t>Over the past few years, researchers and policy institutions ha</w:t>
      </w:r>
      <w:r w:rsidR="009160CE">
        <w:rPr>
          <w:lang w:val="en-US"/>
        </w:rPr>
        <w:t>d</w:t>
      </w:r>
      <w:r w:rsidR="00DC2845">
        <w:rPr>
          <w:lang w:val="en-US"/>
        </w:rPr>
        <w:t xml:space="preserve"> identified r</w:t>
      </w:r>
      <w:r w:rsidR="00DC2845" w:rsidRPr="0064201F">
        <w:rPr>
          <w:lang w:val="en-US"/>
        </w:rPr>
        <w:t>e</w:t>
      </w:r>
      <w:r w:rsidR="00DC2845">
        <w:rPr>
          <w:lang w:val="en-US"/>
        </w:rPr>
        <w:t>cycling revenues from carbon pricing as a per-capita</w:t>
      </w:r>
      <w:r w:rsidR="00DC2845" w:rsidRPr="0064201F">
        <w:rPr>
          <w:lang w:val="en-US"/>
        </w:rPr>
        <w:t xml:space="preserve"> </w:t>
      </w:r>
      <w:r w:rsidR="00DC2845">
        <w:rPr>
          <w:lang w:val="en-US"/>
        </w:rPr>
        <w:t>“</w:t>
      </w:r>
      <w:r w:rsidR="00DC2845" w:rsidRPr="0064201F">
        <w:rPr>
          <w:lang w:val="en-US"/>
        </w:rPr>
        <w:t>climate dividend</w:t>
      </w:r>
      <w:r w:rsidR="00DC2845">
        <w:rPr>
          <w:lang w:val="en-US"/>
        </w:rPr>
        <w:t>” as a complementary feature that could both render the measure distributionally progressive and strengthen the public appetite for pricing carbon (</w:t>
      </w:r>
      <w:proofErr w:type="spellStart"/>
      <w:r w:rsidR="00DC2845">
        <w:rPr>
          <w:lang w:val="en-US"/>
        </w:rPr>
        <w:t>Klenert</w:t>
      </w:r>
      <w:proofErr w:type="spellEnd"/>
      <w:r w:rsidR="00DC2845">
        <w:rPr>
          <w:lang w:val="en-US"/>
        </w:rPr>
        <w:t xml:space="preserve"> et al., 2018). One appeal of the fee-and-dividend approach is that different political camps can recognize favorable properties in this policy respectively:  while liberals and egalitarians appreciate the progressive distributional effect and find appeal in the simple idea that “everyone gets the same” (much akin to a universal basic income that is widely popular among people on the left), conservatives and libertarians get on board with the idea that fee-and-dividend approaches</w:t>
      </w:r>
      <w:r w:rsidR="00DC2845" w:rsidRPr="00AA02CB">
        <w:rPr>
          <w:lang w:val="en-US"/>
        </w:rPr>
        <w:t xml:space="preserve"> do</w:t>
      </w:r>
      <w:r w:rsidR="00DC2845">
        <w:rPr>
          <w:lang w:val="en-US"/>
        </w:rPr>
        <w:t xml:space="preserve"> </w:t>
      </w:r>
      <w:r w:rsidR="00DC2845" w:rsidRPr="00AA02CB">
        <w:rPr>
          <w:lang w:val="en-US"/>
        </w:rPr>
        <w:t>n</w:t>
      </w:r>
      <w:r w:rsidR="00DC2845">
        <w:rPr>
          <w:lang w:val="en-US"/>
        </w:rPr>
        <w:t>o</w:t>
      </w:r>
      <w:r w:rsidR="00DC2845" w:rsidRPr="00AA02CB">
        <w:rPr>
          <w:lang w:val="en-US"/>
        </w:rPr>
        <w:t xml:space="preserve">t increase the government budget. </w:t>
      </w:r>
      <w:r w:rsidR="00DC2845">
        <w:rPr>
          <w:lang w:val="en-US"/>
        </w:rPr>
        <w:t>As a result, the policy has received endorsement from conservatives (Climate Leadership Council, 2017), and progressive groups alike.</w:t>
      </w:r>
      <w:r w:rsidR="009160CE">
        <w:rPr>
          <w:lang w:val="en-US"/>
        </w:rPr>
        <w:t xml:space="preserve"> However, where fee-and-dividend schemes already exist, such as Switzerland and Canada, th</w:t>
      </w:r>
      <w:r w:rsidR="00DE52FB">
        <w:rPr>
          <w:lang w:val="en-US"/>
        </w:rPr>
        <w:t>e</w:t>
      </w:r>
      <w:r w:rsidR="009160CE">
        <w:rPr>
          <w:lang w:val="en-US"/>
        </w:rPr>
        <w:t xml:space="preserve"> public is largely unaware of them (Mildenberger et al., 2022).</w:t>
      </w:r>
      <w:r w:rsidR="00E873DF">
        <w:rPr>
          <w:lang w:val="en-US"/>
        </w:rPr>
        <w:t xml:space="preserve"> Moreover, </w:t>
      </w:r>
      <w:r w:rsidR="007E2EF5">
        <w:rPr>
          <w:lang w:val="en-US"/>
        </w:rPr>
        <w:t>direct cash transfers are not sufficient to</w:t>
      </w:r>
      <w:r w:rsidR="00E873DF">
        <w:rPr>
          <w:lang w:val="en-US"/>
        </w:rPr>
        <w:t xml:space="preserve"> </w:t>
      </w:r>
      <w:r w:rsidR="00027D20">
        <w:rPr>
          <w:lang w:val="en-US"/>
        </w:rPr>
        <w:t>solve</w:t>
      </w:r>
      <w:r w:rsidR="00E873DF">
        <w:rPr>
          <w:lang w:val="en-US"/>
        </w:rPr>
        <w:t xml:space="preserve"> people’s capital constraints </w:t>
      </w:r>
      <w:r w:rsidR="00027D20">
        <w:rPr>
          <w:lang w:val="en-US"/>
        </w:rPr>
        <w:t>for investing in</w:t>
      </w:r>
      <w:r w:rsidR="00E873DF">
        <w:rPr>
          <w:lang w:val="en-US"/>
        </w:rPr>
        <w:t xml:space="preserve"> green substitutes. Fee-and-dividend approaches have the potential to be an equitable and progressive recycling method whe</w:t>
      </w:r>
      <w:r w:rsidR="006642F8">
        <w:rPr>
          <w:lang w:val="en-US"/>
        </w:rPr>
        <w:t>n</w:t>
      </w:r>
      <w:r w:rsidR="00E873DF">
        <w:rPr>
          <w:lang w:val="en-US"/>
        </w:rPr>
        <w:t xml:space="preserve">ever high-carbon consumption is a choice rather than a necessity. Given the current upfront costs of green substitutes, and the financial constraints posed by the challenging new economic situation, </w:t>
      </w:r>
      <w:r w:rsidR="00DE52FB">
        <w:rPr>
          <w:lang w:val="en-US"/>
        </w:rPr>
        <w:t>using revenues directly to enable “switching”</w:t>
      </w:r>
      <w:r w:rsidR="005F63E5">
        <w:rPr>
          <w:lang w:val="en-US"/>
        </w:rPr>
        <w:t xml:space="preserve"> and insulating the worst-off from adverse impacts</w:t>
      </w:r>
      <w:r w:rsidR="00DE52FB">
        <w:rPr>
          <w:lang w:val="en-US"/>
        </w:rPr>
        <w:t xml:space="preserve"> seems more urgent. </w:t>
      </w:r>
    </w:p>
    <w:p w14:paraId="420601FA" w14:textId="77777777" w:rsidR="00145F3E" w:rsidRDefault="00145F3E" w:rsidP="00647381">
      <w:pPr>
        <w:jc w:val="both"/>
        <w:rPr>
          <w:lang w:val="en-US"/>
        </w:rPr>
      </w:pPr>
    </w:p>
    <w:p w14:paraId="3094BCC2" w14:textId="2655A241" w:rsidR="0064201F" w:rsidRDefault="004F50D0" w:rsidP="00647381">
      <w:pPr>
        <w:jc w:val="both"/>
        <w:rPr>
          <w:lang w:val="en-US"/>
        </w:rPr>
      </w:pPr>
      <w:r>
        <w:rPr>
          <w:lang w:val="en-US"/>
        </w:rPr>
        <w:t xml:space="preserve">Beyond the direct policy implication, </w:t>
      </w:r>
      <w:r w:rsidR="00336824">
        <w:rPr>
          <w:lang w:val="en-US"/>
        </w:rPr>
        <w:t>people’s preferences on using the proceeds from emissions trading</w:t>
      </w:r>
      <w:r w:rsidR="00B4371D">
        <w:rPr>
          <w:lang w:val="en-US"/>
        </w:rPr>
        <w:t xml:space="preserve"> should invite a reckoning on how theoretical economi</w:t>
      </w:r>
      <w:r w:rsidR="00B716E9">
        <w:rPr>
          <w:lang w:val="en-US"/>
        </w:rPr>
        <w:t>cs ought to conceive of revenues from corrective taxation.</w:t>
      </w:r>
      <w:r w:rsidR="000C4C89">
        <w:rPr>
          <w:lang w:val="en-US"/>
        </w:rPr>
        <w:t xml:space="preserve"> </w:t>
      </w:r>
      <w:r w:rsidR="006642F8">
        <w:rPr>
          <w:lang w:val="en-US"/>
        </w:rPr>
        <w:t xml:space="preserve">Certainly, the view that revenues are welfare-neutral is no longer </w:t>
      </w:r>
      <w:r w:rsidR="007345D4">
        <w:rPr>
          <w:lang w:val="en-US"/>
        </w:rPr>
        <w:t>tenable</w:t>
      </w:r>
      <w:r w:rsidR="006642F8">
        <w:rPr>
          <w:lang w:val="en-US"/>
        </w:rPr>
        <w:t xml:space="preserve">. </w:t>
      </w:r>
      <w:r w:rsidR="000C4C89">
        <w:rPr>
          <w:lang w:val="en-US"/>
        </w:rPr>
        <w:t xml:space="preserve">New economic thinking is required to grapple with what these viewpoints mean for welfare-economic policy evaluation </w:t>
      </w:r>
      <w:r w:rsidR="00B716E9">
        <w:rPr>
          <w:lang w:val="en-US"/>
        </w:rPr>
        <w:t>(</w:t>
      </w:r>
      <w:r w:rsidR="00BB4A43">
        <w:rPr>
          <w:lang w:val="en-US"/>
        </w:rPr>
        <w:t xml:space="preserve">e.g., </w:t>
      </w:r>
      <w:proofErr w:type="spellStart"/>
      <w:r w:rsidR="00B716E9">
        <w:rPr>
          <w:lang w:val="en-US"/>
        </w:rPr>
        <w:t>Kotchen</w:t>
      </w:r>
      <w:proofErr w:type="spellEnd"/>
      <w:r w:rsidR="00B716E9">
        <w:rPr>
          <w:lang w:val="en-US"/>
        </w:rPr>
        <w:t xml:space="preserve">, 2022). </w:t>
      </w:r>
    </w:p>
    <w:p w14:paraId="21DD2357" w14:textId="5656256C" w:rsidR="006E6EB0" w:rsidRDefault="006E6EB0" w:rsidP="00647381">
      <w:pPr>
        <w:jc w:val="both"/>
        <w:rPr>
          <w:lang w:val="en-US"/>
        </w:rPr>
      </w:pPr>
    </w:p>
    <w:p w14:paraId="6301008E" w14:textId="31CBB8B2" w:rsidR="0064201F" w:rsidRDefault="00EB00C6" w:rsidP="00647381">
      <w:pPr>
        <w:jc w:val="both"/>
        <w:rPr>
          <w:lang w:val="en-US"/>
        </w:rPr>
      </w:pPr>
      <w:r>
        <w:rPr>
          <w:lang w:val="en-US"/>
        </w:rPr>
        <w:t xml:space="preserve">Until then, and given the current macroeconomic circumstances, </w:t>
      </w:r>
      <w:commentRangeStart w:id="9"/>
      <w:r w:rsidR="00B33398">
        <w:rPr>
          <w:lang w:val="en-US"/>
        </w:rPr>
        <w:t>combining carbon pricing with</w:t>
      </w:r>
      <w:r w:rsidR="003956B4">
        <w:rPr>
          <w:lang w:val="en-US"/>
        </w:rPr>
        <w:t xml:space="preserve"> targeted (loan) subsidies for low-carbon investment could be</w:t>
      </w:r>
      <w:r w:rsidR="00E4357B">
        <w:rPr>
          <w:lang w:val="en-US"/>
        </w:rPr>
        <w:t xml:space="preserve"> a</w:t>
      </w:r>
      <w:r w:rsidR="006C0370">
        <w:rPr>
          <w:lang w:val="en-US"/>
        </w:rPr>
        <w:t>n apt approach to</w:t>
      </w:r>
      <w:r>
        <w:rPr>
          <w:lang w:val="en-US"/>
        </w:rPr>
        <w:t xml:space="preserve"> deal with</w:t>
      </w:r>
      <w:r w:rsidR="00927532">
        <w:rPr>
          <w:lang w:val="en-US"/>
        </w:rPr>
        <w:t xml:space="preserve"> the new inequalities</w:t>
      </w:r>
      <w:r w:rsidR="006D06C0">
        <w:rPr>
          <w:lang w:val="en-US"/>
        </w:rPr>
        <w:t xml:space="preserve"> in</w:t>
      </w:r>
      <w:r w:rsidR="00927532">
        <w:rPr>
          <w:lang w:val="en-US"/>
        </w:rPr>
        <w:t xml:space="preserve"> financial access to </w:t>
      </w:r>
      <w:r>
        <w:rPr>
          <w:lang w:val="en-US"/>
        </w:rPr>
        <w:t>capital-intensive green substitutes</w:t>
      </w:r>
      <w:commentRangeEnd w:id="9"/>
      <w:r w:rsidR="00027C5B">
        <w:rPr>
          <w:rStyle w:val="Marquedecommentaire"/>
        </w:rPr>
        <w:commentReference w:id="9"/>
      </w:r>
      <w:r>
        <w:rPr>
          <w:lang w:val="en-US"/>
        </w:rPr>
        <w:t>.</w:t>
      </w:r>
    </w:p>
    <w:p w14:paraId="3D61FA86" w14:textId="77777777" w:rsidR="00116C82" w:rsidRDefault="00116C82" w:rsidP="00647381">
      <w:pPr>
        <w:jc w:val="both"/>
        <w:rPr>
          <w:lang w:val="en-US"/>
        </w:rPr>
      </w:pPr>
    </w:p>
    <w:p w14:paraId="4CB82295" w14:textId="77777777" w:rsidR="00D70C5E" w:rsidRDefault="00D70C5E" w:rsidP="00647381">
      <w:pPr>
        <w:jc w:val="both"/>
        <w:rPr>
          <w:lang w:val="en-US"/>
        </w:rPr>
      </w:pPr>
    </w:p>
    <w:p w14:paraId="28F2FD4A" w14:textId="6F79525D" w:rsidR="005C6A8D" w:rsidRPr="008E3A04" w:rsidRDefault="005C6A8D" w:rsidP="006C0370">
      <w:pPr>
        <w:tabs>
          <w:tab w:val="left" w:pos="6168"/>
        </w:tabs>
        <w:jc w:val="both"/>
        <w:rPr>
          <w:b/>
          <w:bCs/>
          <w:sz w:val="28"/>
          <w:szCs w:val="28"/>
          <w:lang w:val="fr-FR"/>
          <w:rPrChange w:id="10" w:author="fabre" w:date="2023-08-18T19:17:00Z">
            <w:rPr>
              <w:b/>
              <w:bCs/>
              <w:sz w:val="28"/>
              <w:szCs w:val="28"/>
              <w:lang w:val="en-US"/>
            </w:rPr>
          </w:rPrChange>
        </w:rPr>
      </w:pPr>
      <w:proofErr w:type="spellStart"/>
      <w:r w:rsidRPr="008E3A04">
        <w:rPr>
          <w:b/>
          <w:bCs/>
          <w:sz w:val="28"/>
          <w:szCs w:val="28"/>
          <w:lang w:val="fr-FR"/>
          <w:rPrChange w:id="11" w:author="fabre" w:date="2023-08-18T19:17:00Z">
            <w:rPr>
              <w:b/>
              <w:bCs/>
              <w:sz w:val="28"/>
              <w:szCs w:val="28"/>
              <w:lang w:val="en-US"/>
            </w:rPr>
          </w:rPrChange>
        </w:rPr>
        <w:t>Literature</w:t>
      </w:r>
      <w:proofErr w:type="spellEnd"/>
      <w:r w:rsidR="006C0370" w:rsidRPr="008E3A04">
        <w:rPr>
          <w:b/>
          <w:bCs/>
          <w:sz w:val="28"/>
          <w:szCs w:val="28"/>
          <w:lang w:val="fr-FR"/>
          <w:rPrChange w:id="12" w:author="fabre" w:date="2023-08-18T19:17:00Z">
            <w:rPr>
              <w:b/>
              <w:bCs/>
              <w:sz w:val="28"/>
              <w:szCs w:val="28"/>
              <w:lang w:val="en-US"/>
            </w:rPr>
          </w:rPrChange>
        </w:rPr>
        <w:tab/>
      </w:r>
    </w:p>
    <w:p w14:paraId="0CEBC5F2" w14:textId="77777777" w:rsidR="005C6A8D" w:rsidRPr="008E3A04" w:rsidRDefault="005C6A8D" w:rsidP="005C6A8D">
      <w:pPr>
        <w:jc w:val="both"/>
        <w:rPr>
          <w:lang w:val="fr-FR"/>
          <w:rPrChange w:id="13" w:author="fabre" w:date="2023-08-18T19:17:00Z">
            <w:rPr>
              <w:lang w:val="en-US"/>
            </w:rPr>
          </w:rPrChange>
        </w:rPr>
      </w:pPr>
    </w:p>
    <w:p w14:paraId="4C158205" w14:textId="77777777" w:rsidR="005C6A8D" w:rsidRPr="00DE52FB" w:rsidRDefault="005C6A8D" w:rsidP="005C6A8D">
      <w:pPr>
        <w:ind w:left="720" w:hanging="720"/>
        <w:jc w:val="both"/>
        <w:rPr>
          <w:lang w:val="en-US"/>
        </w:rPr>
      </w:pPr>
      <w:proofErr w:type="spellStart"/>
      <w:r w:rsidRPr="008E3A04">
        <w:rPr>
          <w:lang w:val="fr-FR"/>
          <w:rPrChange w:id="14" w:author="fabre" w:date="2023-08-18T19:17:00Z">
            <w:rPr>
              <w:lang w:val="en-US"/>
            </w:rPr>
          </w:rPrChange>
        </w:rPr>
        <w:t>Baranzini</w:t>
      </w:r>
      <w:proofErr w:type="spellEnd"/>
      <w:r w:rsidRPr="008E3A04">
        <w:rPr>
          <w:lang w:val="fr-FR"/>
          <w:rPrChange w:id="15" w:author="fabre" w:date="2023-08-18T19:17:00Z">
            <w:rPr>
              <w:lang w:val="en-US"/>
            </w:rPr>
          </w:rPrChange>
        </w:rPr>
        <w:t xml:space="preserve">, A., &amp; </w:t>
      </w:r>
      <w:proofErr w:type="spellStart"/>
      <w:r w:rsidRPr="008E3A04">
        <w:rPr>
          <w:lang w:val="fr-FR"/>
          <w:rPrChange w:id="16" w:author="fabre" w:date="2023-08-18T19:17:00Z">
            <w:rPr>
              <w:lang w:val="en-US"/>
            </w:rPr>
          </w:rPrChange>
        </w:rPr>
        <w:t>Carattini</w:t>
      </w:r>
      <w:proofErr w:type="spellEnd"/>
      <w:r w:rsidRPr="008E3A04">
        <w:rPr>
          <w:lang w:val="fr-FR"/>
          <w:rPrChange w:id="17" w:author="fabre" w:date="2023-08-18T19:17:00Z">
            <w:rPr>
              <w:lang w:val="en-US"/>
            </w:rPr>
          </w:rPrChange>
        </w:rPr>
        <w:t xml:space="preserve">, S. (2017). </w:t>
      </w:r>
      <w:r w:rsidRPr="00DE52FB">
        <w:rPr>
          <w:lang w:val="en-US"/>
        </w:rPr>
        <w:t>Effectiveness, earmarking and labeling: testing the acceptability of carbon taxes with survey data. </w:t>
      </w:r>
      <w:r w:rsidRPr="00DE52FB">
        <w:rPr>
          <w:i/>
          <w:iCs/>
          <w:lang w:val="en-US"/>
        </w:rPr>
        <w:t>Environmental Economics and Policy Studies, 19</w:t>
      </w:r>
      <w:r w:rsidRPr="00DE52FB">
        <w:rPr>
          <w:lang w:val="en-US"/>
        </w:rPr>
        <w:t>, 197-227.</w:t>
      </w:r>
    </w:p>
    <w:p w14:paraId="7029E0FD" w14:textId="77777777" w:rsidR="005C6A8D" w:rsidRPr="00DE52FB" w:rsidRDefault="005C6A8D" w:rsidP="005C6A8D">
      <w:pPr>
        <w:ind w:left="720" w:hanging="720"/>
        <w:jc w:val="both"/>
        <w:rPr>
          <w:lang w:val="en-US"/>
        </w:rPr>
      </w:pPr>
      <w:r w:rsidRPr="00DE52FB">
        <w:rPr>
          <w:lang w:val="en-US"/>
        </w:rPr>
        <w:t xml:space="preserve">Stern and Stiglitz (2017). Carbon Pricing Leadership Coalition (CPLC) (2017). Report of the High-Level Commission on Carbon Prices. </w:t>
      </w:r>
    </w:p>
    <w:p w14:paraId="11A94EB0" w14:textId="77777777" w:rsidR="005C6A8D" w:rsidRPr="00DE52FB" w:rsidRDefault="005C6A8D" w:rsidP="005C6A8D">
      <w:pPr>
        <w:ind w:left="720" w:hanging="720"/>
        <w:jc w:val="both"/>
        <w:rPr>
          <w:lang w:val="en-US"/>
        </w:rPr>
      </w:pPr>
      <w:r w:rsidRPr="00DE52FB">
        <w:rPr>
          <w:lang w:val="en-US"/>
        </w:rPr>
        <w:t xml:space="preserve">Dechezleprêtre, A., Fabre, A., Kruse, T., </w:t>
      </w:r>
      <w:proofErr w:type="spellStart"/>
      <w:r w:rsidRPr="00DE52FB">
        <w:rPr>
          <w:lang w:val="en-US"/>
        </w:rPr>
        <w:t>Planterose</w:t>
      </w:r>
      <w:proofErr w:type="spellEnd"/>
      <w:r w:rsidRPr="00DE52FB">
        <w:rPr>
          <w:lang w:val="en-US"/>
        </w:rPr>
        <w:t>, B., Chico, A. S., &amp; Stantcheva, S. (2022). Fighting climate change: International attitudes toward climate policies (No. w30265). National Bureau of Economic Research.</w:t>
      </w:r>
    </w:p>
    <w:p w14:paraId="273C6452" w14:textId="6643B669" w:rsidR="005C6A8D" w:rsidRPr="00281356" w:rsidRDefault="005C6A8D" w:rsidP="005C6A8D">
      <w:pPr>
        <w:ind w:left="720" w:hanging="720"/>
        <w:jc w:val="both"/>
        <w:rPr>
          <w:lang w:val="en-GB"/>
        </w:rPr>
      </w:pPr>
      <w:r w:rsidRPr="00DE52FB">
        <w:rPr>
          <w:lang w:val="en-US"/>
        </w:rPr>
        <w:lastRenderedPageBreak/>
        <w:t>Fabre, A., Douenne, T. &amp; Mattauch, L. (202</w:t>
      </w:r>
      <w:r w:rsidR="00490CA9">
        <w:rPr>
          <w:lang w:val="en-US"/>
        </w:rPr>
        <w:t>3</w:t>
      </w:r>
      <w:r w:rsidRPr="00DE52FB">
        <w:rPr>
          <w:lang w:val="en-US"/>
        </w:rPr>
        <w:t>).</w:t>
      </w:r>
      <w:r w:rsidR="00490CA9">
        <w:rPr>
          <w:lang w:val="en-US"/>
        </w:rPr>
        <w:t xml:space="preserve"> International Attitudes Towards Global Policie</w:t>
      </w:r>
      <w:r w:rsidR="00490CA9" w:rsidRPr="00490CA9">
        <w:rPr>
          <w:lang w:val="en-US"/>
        </w:rPr>
        <w:t>s</w:t>
      </w:r>
      <w:r w:rsidRPr="00490CA9">
        <w:rPr>
          <w:lang w:val="en-US"/>
        </w:rPr>
        <w:t xml:space="preserve">. </w:t>
      </w:r>
      <w:r w:rsidR="00490CA9" w:rsidRPr="00281356">
        <w:rPr>
          <w:lang w:val="en-GB"/>
        </w:rPr>
        <w:t>Berlin School of Economics Discussion Papers, Number 22.</w:t>
      </w:r>
      <w:r w:rsidRPr="00281356">
        <w:rPr>
          <w:lang w:val="en-GB"/>
        </w:rPr>
        <w:t xml:space="preserve"> </w:t>
      </w:r>
    </w:p>
    <w:p w14:paraId="52E161F9" w14:textId="77777777" w:rsidR="005C6A8D" w:rsidRPr="00DE52FB" w:rsidRDefault="005C6A8D" w:rsidP="005C6A8D">
      <w:pPr>
        <w:ind w:left="720" w:hanging="720"/>
        <w:jc w:val="both"/>
        <w:rPr>
          <w:lang w:val="en-US"/>
        </w:rPr>
      </w:pPr>
      <w:r w:rsidRPr="008E3A04">
        <w:rPr>
          <w:rPrChange w:id="18" w:author="fabre" w:date="2023-08-18T19:17:00Z">
            <w:rPr>
              <w:lang w:val="en-GB"/>
            </w:rPr>
          </w:rPrChange>
        </w:rPr>
        <w:t xml:space="preserve">Mildenberger, M., Lachapelle, E., Harrison, K., &amp; Stadelmann-Steffen, I. (2022). </w:t>
      </w:r>
      <w:r w:rsidRPr="00DE52FB">
        <w:rPr>
          <w:lang w:val="en-US"/>
        </w:rPr>
        <w:t xml:space="preserve">Limited impacts of carbon tax rebate </w:t>
      </w:r>
      <w:proofErr w:type="spellStart"/>
      <w:r w:rsidRPr="00DE52FB">
        <w:rPr>
          <w:lang w:val="en-US"/>
        </w:rPr>
        <w:t>programmes</w:t>
      </w:r>
      <w:proofErr w:type="spellEnd"/>
      <w:r w:rsidRPr="00DE52FB">
        <w:rPr>
          <w:lang w:val="en-US"/>
        </w:rPr>
        <w:t xml:space="preserve"> on public support for carbon pricing. </w:t>
      </w:r>
      <w:r w:rsidRPr="00DE52FB">
        <w:rPr>
          <w:i/>
          <w:iCs/>
          <w:lang w:val="en-US"/>
        </w:rPr>
        <w:t>Nature climate change</w:t>
      </w:r>
      <w:r w:rsidRPr="00DE52FB">
        <w:rPr>
          <w:lang w:val="en-US"/>
        </w:rPr>
        <w:t>, </w:t>
      </w:r>
      <w:r w:rsidRPr="00DE52FB">
        <w:rPr>
          <w:i/>
          <w:iCs/>
          <w:lang w:val="en-US"/>
        </w:rPr>
        <w:t>12</w:t>
      </w:r>
      <w:r w:rsidRPr="00DE52FB">
        <w:rPr>
          <w:lang w:val="en-US"/>
        </w:rPr>
        <w:t>(2), 141-147.</w:t>
      </w:r>
    </w:p>
    <w:p w14:paraId="2B787289" w14:textId="77777777" w:rsidR="005C6A8D" w:rsidRPr="00DE52FB" w:rsidRDefault="005C6A8D" w:rsidP="005C6A8D">
      <w:pPr>
        <w:ind w:left="720" w:hanging="720"/>
        <w:jc w:val="both"/>
        <w:rPr>
          <w:lang w:val="en-US"/>
        </w:rPr>
      </w:pPr>
      <w:proofErr w:type="spellStart"/>
      <w:r w:rsidRPr="00DE52FB">
        <w:rPr>
          <w:lang w:val="en-US"/>
        </w:rPr>
        <w:t>Klenert</w:t>
      </w:r>
      <w:proofErr w:type="spellEnd"/>
      <w:r w:rsidRPr="00DE52FB">
        <w:rPr>
          <w:lang w:val="en-US"/>
        </w:rPr>
        <w:t xml:space="preserve">, D., Mattauch, L., Combet, E., Edenhofer, O., Hepburn, C., </w:t>
      </w:r>
      <w:proofErr w:type="spellStart"/>
      <w:r w:rsidRPr="00DE52FB">
        <w:rPr>
          <w:lang w:val="en-US"/>
        </w:rPr>
        <w:t>Rafaty</w:t>
      </w:r>
      <w:proofErr w:type="spellEnd"/>
      <w:r w:rsidRPr="00DE52FB">
        <w:rPr>
          <w:lang w:val="en-US"/>
        </w:rPr>
        <w:t>, R., &amp; Stern, N. (2018). Making carbon pricing work for citizens. </w:t>
      </w:r>
      <w:r w:rsidRPr="00DE52FB">
        <w:rPr>
          <w:i/>
          <w:iCs/>
          <w:lang w:val="en-US"/>
        </w:rPr>
        <w:t>Nature Climate Change</w:t>
      </w:r>
      <w:r w:rsidRPr="00DE52FB">
        <w:rPr>
          <w:lang w:val="en-US"/>
        </w:rPr>
        <w:t>, </w:t>
      </w:r>
      <w:r w:rsidRPr="00DE52FB">
        <w:rPr>
          <w:i/>
          <w:iCs/>
          <w:lang w:val="en-US"/>
        </w:rPr>
        <w:t>8</w:t>
      </w:r>
      <w:r w:rsidRPr="00DE52FB">
        <w:rPr>
          <w:lang w:val="en-US"/>
        </w:rPr>
        <w:t>(8), 669-677.</w:t>
      </w:r>
    </w:p>
    <w:p w14:paraId="46CECCE2" w14:textId="435F891F" w:rsidR="005C6A8D" w:rsidRPr="00EF2C15" w:rsidRDefault="005C6A8D" w:rsidP="005C6A8D">
      <w:pPr>
        <w:ind w:left="720" w:hanging="720"/>
        <w:jc w:val="both"/>
        <w:rPr>
          <w:lang w:val="en-US"/>
        </w:rPr>
      </w:pPr>
      <w:proofErr w:type="spellStart"/>
      <w:r w:rsidRPr="00DE52FB">
        <w:rPr>
          <w:lang w:val="en-US"/>
        </w:rPr>
        <w:t>Kotchen</w:t>
      </w:r>
      <w:proofErr w:type="spellEnd"/>
      <w:r w:rsidRPr="00DE52FB">
        <w:rPr>
          <w:lang w:val="en-US"/>
        </w:rPr>
        <w:t xml:space="preserve">, M. (2022). </w:t>
      </w:r>
      <w:r w:rsidR="00EF2C15" w:rsidRPr="00EF2C15">
        <w:rPr>
          <w:rFonts w:ascii="Calibri" w:hAnsi="Calibri" w:cs="Calibri"/>
          <w:lang w:val="en-US"/>
        </w:rPr>
        <w:t>Taxing Externalities: Revenue </w:t>
      </w:r>
      <w:r w:rsidR="00EF2C15" w:rsidRPr="00EF2C15">
        <w:rPr>
          <w:rFonts w:ascii="Calibri" w:hAnsi="Calibri" w:cs="Calibri"/>
          <w:i/>
          <w:iCs/>
          <w:lang w:val="en-US"/>
        </w:rPr>
        <w:t>vs</w:t>
      </w:r>
      <w:r w:rsidR="00EF2C15" w:rsidRPr="00EF2C15">
        <w:rPr>
          <w:rFonts w:ascii="Calibri" w:hAnsi="Calibri" w:cs="Calibri"/>
          <w:lang w:val="en-US"/>
        </w:rPr>
        <w:t>. Welfare Gains with and Application to Carbon</w:t>
      </w:r>
      <w:r w:rsidR="00EF2C15">
        <w:rPr>
          <w:rFonts w:ascii="Calibri" w:hAnsi="Calibri" w:cs="Calibri"/>
          <w:lang w:val="en-US"/>
        </w:rPr>
        <w:t xml:space="preserve"> T</w:t>
      </w:r>
      <w:r w:rsidR="00EF2C15" w:rsidRPr="00EF2C15">
        <w:rPr>
          <w:rFonts w:ascii="Calibri" w:hAnsi="Calibri" w:cs="Calibri"/>
          <w:lang w:val="en-US"/>
        </w:rPr>
        <w:t>axes</w:t>
      </w:r>
      <w:r w:rsidR="00EF2C15">
        <w:rPr>
          <w:rFonts w:ascii="Calibri" w:hAnsi="Calibri" w:cs="Calibri"/>
          <w:color w:val="000000"/>
          <w:lang w:val="en-US"/>
        </w:rPr>
        <w:t xml:space="preserve">. </w:t>
      </w:r>
      <w:r w:rsidR="00EF2C15" w:rsidRPr="00EF2C15">
        <w:rPr>
          <w:rFonts w:ascii="Calibri" w:hAnsi="Calibri" w:cs="Calibri"/>
          <w:i/>
          <w:iCs/>
          <w:color w:val="000000"/>
          <w:lang w:val="en-US"/>
        </w:rPr>
        <w:t>NBER Working Paper 30321</w:t>
      </w:r>
      <w:r w:rsidR="00EF2C15" w:rsidRPr="00EF2C15">
        <w:rPr>
          <w:rFonts w:ascii="Calibri" w:hAnsi="Calibri" w:cs="Calibri"/>
          <w:color w:val="000000"/>
          <w:lang w:val="en-US"/>
        </w:rPr>
        <w:t>.</w:t>
      </w:r>
    </w:p>
    <w:p w14:paraId="0696CF26" w14:textId="77777777" w:rsidR="005C6A8D" w:rsidRDefault="005C6A8D" w:rsidP="005C6A8D">
      <w:pPr>
        <w:ind w:left="720" w:hanging="720"/>
        <w:jc w:val="both"/>
        <w:rPr>
          <w:sz w:val="22"/>
          <w:szCs w:val="22"/>
          <w:lang w:val="en-GB"/>
        </w:rPr>
      </w:pPr>
    </w:p>
    <w:p w14:paraId="346E436E" w14:textId="77777777" w:rsidR="007345D4" w:rsidRDefault="007345D4" w:rsidP="00342270">
      <w:pPr>
        <w:jc w:val="both"/>
        <w:rPr>
          <w:sz w:val="22"/>
          <w:szCs w:val="22"/>
          <w:lang w:val="en-GB"/>
        </w:rPr>
      </w:pPr>
    </w:p>
    <w:p w14:paraId="46C775B4" w14:textId="4801DA87" w:rsidR="007345D4" w:rsidRDefault="007345D4" w:rsidP="005C6A8D">
      <w:pPr>
        <w:ind w:left="720" w:hanging="720"/>
        <w:jc w:val="both"/>
        <w:rPr>
          <w:sz w:val="22"/>
          <w:szCs w:val="22"/>
          <w:lang w:val="en-GB"/>
        </w:rPr>
      </w:pPr>
    </w:p>
    <w:p w14:paraId="62959E7F" w14:textId="77777777" w:rsidR="005C6A8D" w:rsidRDefault="005C6A8D" w:rsidP="005C6A8D">
      <w:pPr>
        <w:jc w:val="both"/>
        <w:rPr>
          <w:sz w:val="22"/>
          <w:szCs w:val="22"/>
          <w:lang w:val="en-GB"/>
        </w:rPr>
      </w:pPr>
    </w:p>
    <w:p w14:paraId="3D706E74" w14:textId="04383E00" w:rsidR="00D70C5E" w:rsidRPr="00517E96" w:rsidRDefault="005C6A8D" w:rsidP="00517E96">
      <w:pPr>
        <w:rPr>
          <w:b/>
          <w:bCs/>
          <w:lang w:val="en-US"/>
        </w:rPr>
      </w:pPr>
      <w:r>
        <w:rPr>
          <w:b/>
          <w:bCs/>
          <w:lang w:val="en-US"/>
        </w:rPr>
        <w:br w:type="page"/>
      </w:r>
      <w:r w:rsidR="00D70C5E" w:rsidRPr="005C6A8D">
        <w:rPr>
          <w:b/>
          <w:bCs/>
          <w:sz w:val="32"/>
          <w:szCs w:val="32"/>
          <w:lang w:val="en-US"/>
        </w:rPr>
        <w:lastRenderedPageBreak/>
        <w:t>Supplementary Information</w:t>
      </w:r>
    </w:p>
    <w:p w14:paraId="116D9694" w14:textId="77777777" w:rsidR="00622236" w:rsidRDefault="00622236" w:rsidP="00647381">
      <w:pPr>
        <w:jc w:val="both"/>
        <w:rPr>
          <w:lang w:val="en-US"/>
        </w:rPr>
      </w:pPr>
    </w:p>
    <w:p w14:paraId="439F603E" w14:textId="77777777" w:rsidR="00622236" w:rsidRDefault="00622236" w:rsidP="00647381">
      <w:pPr>
        <w:jc w:val="both"/>
        <w:rPr>
          <w:lang w:val="en-US"/>
        </w:rPr>
      </w:pPr>
    </w:p>
    <w:p w14:paraId="3811699D" w14:textId="40113885" w:rsidR="005C6A8D" w:rsidRDefault="00377EE8" w:rsidP="00647381">
      <w:pPr>
        <w:jc w:val="both"/>
        <w:rPr>
          <w:lang w:val="en-US"/>
        </w:rPr>
      </w:pPr>
      <w:r>
        <w:rPr>
          <w:lang w:val="en-US"/>
        </w:rPr>
        <w:t>As a background to the above comment, we analyzed data from a</w:t>
      </w:r>
      <w:r w:rsidR="00DA00C1">
        <w:rPr>
          <w:lang w:val="en-US"/>
        </w:rPr>
        <w:t xml:space="preserve"> survey</w:t>
      </w:r>
      <w:r>
        <w:rPr>
          <w:lang w:val="en-US"/>
        </w:rPr>
        <w:t xml:space="preserve"> of</w:t>
      </w:r>
      <w:r w:rsidR="00DA00C1">
        <w:rPr>
          <w:lang w:val="en-US"/>
        </w:rPr>
        <w:t xml:space="preserve"> </w:t>
      </w:r>
      <w:r w:rsidR="00281356">
        <w:rPr>
          <w:lang w:val="en-US"/>
        </w:rPr>
        <w:t>2,251</w:t>
      </w:r>
      <w:r w:rsidR="00DA00C1">
        <w:rPr>
          <w:lang w:val="en-US"/>
        </w:rPr>
        <w:t xml:space="preserve"> individuals</w:t>
      </w:r>
      <w:r w:rsidR="00281356">
        <w:rPr>
          <w:rStyle w:val="Appelnotedebasdep"/>
          <w:lang w:val="en-US"/>
        </w:rPr>
        <w:footnoteReference w:id="1"/>
      </w:r>
      <w:r w:rsidR="00DA00C1">
        <w:rPr>
          <w:lang w:val="en-US"/>
        </w:rPr>
        <w:t xml:space="preserve"> in France, Germany, and Spain</w:t>
      </w:r>
      <w:r w:rsidR="003F7AE5">
        <w:rPr>
          <w:lang w:val="en-US"/>
        </w:rPr>
        <w:t xml:space="preserve"> on the support of European Emissions Trading (here called “European Climate Scheme”) under different forms of revenue recycling</w:t>
      </w:r>
      <w:r>
        <w:rPr>
          <w:lang w:val="en-US"/>
        </w:rPr>
        <w:t xml:space="preserve">. This dataset </w:t>
      </w:r>
      <w:r w:rsidR="005B2BDC">
        <w:rPr>
          <w:lang w:val="en-US"/>
        </w:rPr>
        <w:t>originates</w:t>
      </w:r>
      <w:r>
        <w:rPr>
          <w:lang w:val="en-US"/>
        </w:rPr>
        <w:t xml:space="preserve"> from a larger</w:t>
      </w:r>
      <w:r w:rsidR="00DA00C1">
        <w:rPr>
          <w:lang w:val="en-US"/>
        </w:rPr>
        <w:t xml:space="preserve"> survey on </w:t>
      </w:r>
      <w:r>
        <w:rPr>
          <w:lang w:val="en-US"/>
        </w:rPr>
        <w:t>i</w:t>
      </w:r>
      <w:r w:rsidR="00DA00C1">
        <w:rPr>
          <w:lang w:val="en-US"/>
        </w:rPr>
        <w:t xml:space="preserve">nternational </w:t>
      </w:r>
      <w:r>
        <w:rPr>
          <w:lang w:val="en-US"/>
        </w:rPr>
        <w:t>a</w:t>
      </w:r>
      <w:r w:rsidR="00DA00C1">
        <w:rPr>
          <w:lang w:val="en-US"/>
        </w:rPr>
        <w:t xml:space="preserve">ttitudes </w:t>
      </w:r>
      <w:r>
        <w:rPr>
          <w:lang w:val="en-US"/>
        </w:rPr>
        <w:t>t</w:t>
      </w:r>
      <w:r w:rsidR="00DA00C1">
        <w:rPr>
          <w:lang w:val="en-US"/>
        </w:rPr>
        <w:t xml:space="preserve">owards </w:t>
      </w:r>
      <w:r>
        <w:rPr>
          <w:lang w:val="en-US"/>
        </w:rPr>
        <w:t>g</w:t>
      </w:r>
      <w:r w:rsidR="00DA00C1">
        <w:rPr>
          <w:lang w:val="en-US"/>
        </w:rPr>
        <w:t xml:space="preserve">lobal </w:t>
      </w:r>
      <w:r>
        <w:rPr>
          <w:lang w:val="en-US"/>
        </w:rPr>
        <w:t>p</w:t>
      </w:r>
      <w:r w:rsidR="00DA00C1">
        <w:rPr>
          <w:lang w:val="en-US"/>
        </w:rPr>
        <w:t>olicies (Fabre, Douenne &amp; Mattauch, 2023)</w:t>
      </w:r>
      <w:r>
        <w:rPr>
          <w:lang w:val="en-US"/>
        </w:rPr>
        <w:t>, conducted between February and March 2023</w:t>
      </w:r>
      <w:r w:rsidR="006D05E6">
        <w:rPr>
          <w:lang w:val="en-US"/>
        </w:rPr>
        <w:t xml:space="preserve"> and implemented by the survey company </w:t>
      </w:r>
      <w:del w:id="19" w:author="fabre" w:date="2023-08-18T19:40:00Z">
        <w:r w:rsidR="006D05E6" w:rsidDel="0030584C">
          <w:rPr>
            <w:lang w:val="en-US"/>
          </w:rPr>
          <w:delText>respondi</w:delText>
        </w:r>
      </w:del>
      <w:proofErr w:type="spellStart"/>
      <w:ins w:id="20" w:author="fabre" w:date="2023-08-18T19:40:00Z">
        <w:r w:rsidR="0030584C">
          <w:rPr>
            <w:lang w:val="en-US"/>
          </w:rPr>
          <w:t>R</w:t>
        </w:r>
        <w:r w:rsidR="0030584C">
          <w:rPr>
            <w:lang w:val="en-US"/>
          </w:rPr>
          <w:t>espondi</w:t>
        </w:r>
      </w:ins>
      <w:proofErr w:type="spellEnd"/>
      <w:r w:rsidR="007F4258">
        <w:rPr>
          <w:lang w:val="en-US"/>
        </w:rPr>
        <w:t xml:space="preserve">. The survey was </w:t>
      </w:r>
      <w:r w:rsidR="006D05E6">
        <w:rPr>
          <w:lang w:val="en-US"/>
        </w:rPr>
        <w:t xml:space="preserve">designed </w:t>
      </w:r>
      <w:r w:rsidR="007F4258">
        <w:rPr>
          <w:lang w:val="en-US"/>
        </w:rPr>
        <w:t>to ensure</w:t>
      </w:r>
      <w:r w:rsidR="007F4258" w:rsidRPr="00377EE8">
        <w:rPr>
          <w:lang w:val="en-US"/>
        </w:rPr>
        <w:t xml:space="preserve"> representativeness along key dimensions such as gender, income, age, highest diploma, and degree of urbanization</w:t>
      </w:r>
      <w:r w:rsidR="007F4258">
        <w:rPr>
          <w:lang w:val="en-US"/>
        </w:rPr>
        <w:t xml:space="preserve"> (see Table S.1)</w:t>
      </w:r>
      <w:r w:rsidR="007F4258" w:rsidRPr="00377EE8">
        <w:rPr>
          <w:lang w:val="en-US"/>
        </w:rPr>
        <w:t>.</w:t>
      </w:r>
    </w:p>
    <w:p w14:paraId="4FC70B0A" w14:textId="77777777" w:rsidR="00622236" w:rsidRDefault="00622236" w:rsidP="00647381">
      <w:pPr>
        <w:jc w:val="both"/>
        <w:rPr>
          <w:lang w:val="en-US"/>
        </w:rPr>
      </w:pPr>
    </w:p>
    <w:p w14:paraId="73C5BF05" w14:textId="66650DCB" w:rsidR="007F4258" w:rsidRPr="007F4258" w:rsidRDefault="007F4258" w:rsidP="007F4258">
      <w:pPr>
        <w:pStyle w:val="Paragraphedeliste"/>
        <w:numPr>
          <w:ilvl w:val="0"/>
          <w:numId w:val="10"/>
        </w:numPr>
        <w:jc w:val="both"/>
        <w:rPr>
          <w:b/>
          <w:bCs/>
          <w:lang w:val="en-US"/>
        </w:rPr>
      </w:pPr>
      <w:r w:rsidRPr="007F4258">
        <w:rPr>
          <w:b/>
          <w:bCs/>
          <w:lang w:val="en-US"/>
        </w:rPr>
        <w:t xml:space="preserve">Survey Structure </w:t>
      </w:r>
      <w:r w:rsidR="00911FD4">
        <w:rPr>
          <w:b/>
          <w:bCs/>
          <w:lang w:val="en-US"/>
        </w:rPr>
        <w:t>&amp; Methods</w:t>
      </w:r>
    </w:p>
    <w:p w14:paraId="58C58278" w14:textId="77777777" w:rsidR="007F4258" w:rsidRDefault="007F4258" w:rsidP="003F7AE5">
      <w:pPr>
        <w:jc w:val="both"/>
        <w:rPr>
          <w:lang w:val="en-US"/>
        </w:rPr>
      </w:pPr>
    </w:p>
    <w:p w14:paraId="42B8ED4C" w14:textId="30338500" w:rsidR="007F4258" w:rsidRDefault="009E4061" w:rsidP="00647381">
      <w:pPr>
        <w:jc w:val="both"/>
        <w:rPr>
          <w:lang w:val="en-US"/>
        </w:rPr>
      </w:pPr>
      <w:r>
        <w:rPr>
          <w:lang w:val="en-US"/>
        </w:rPr>
        <w:t xml:space="preserve">The </w:t>
      </w:r>
      <w:r w:rsidR="007F4258">
        <w:rPr>
          <w:lang w:val="en-US"/>
        </w:rPr>
        <w:t>underlying</w:t>
      </w:r>
      <w:r>
        <w:rPr>
          <w:lang w:val="en-US"/>
        </w:rPr>
        <w:t xml:space="preserve"> survey explores citizens’ attitudes towards </w:t>
      </w:r>
      <w:r w:rsidR="007F4258">
        <w:rPr>
          <w:lang w:val="en-US"/>
        </w:rPr>
        <w:t xml:space="preserve">global policies, including </w:t>
      </w:r>
      <w:r>
        <w:rPr>
          <w:lang w:val="en-US"/>
        </w:rPr>
        <w:t>a hypothetical “Global Climate Scheme”</w:t>
      </w:r>
      <w:r w:rsidR="006A47F6">
        <w:rPr>
          <w:lang w:val="en-US"/>
        </w:rPr>
        <w:t xml:space="preserve"> – a global emissions trading system with redistribution of revenues.</w:t>
      </w:r>
      <w:r w:rsidR="007F4258">
        <w:rPr>
          <w:lang w:val="en-US"/>
        </w:rPr>
        <w:t xml:space="preserve"> For the above comment, we drew from a subset of data that elicited support for such a Climate Scheme at the level of the European Union</w:t>
      </w:r>
      <w:r w:rsidR="006D05E6">
        <w:rPr>
          <w:lang w:val="en-US"/>
        </w:rPr>
        <w:t xml:space="preserve"> under different revenue recycling options</w:t>
      </w:r>
      <w:r w:rsidR="000876BE">
        <w:rPr>
          <w:lang w:val="en-US"/>
        </w:rPr>
        <w:t>.</w:t>
      </w:r>
      <w:r w:rsidR="0082192C">
        <w:rPr>
          <w:lang w:val="en-US"/>
        </w:rPr>
        <w:t xml:space="preserve"> </w:t>
      </w:r>
    </w:p>
    <w:p w14:paraId="2899BE9F" w14:textId="77777777" w:rsidR="0082192C" w:rsidRDefault="0082192C" w:rsidP="00647381">
      <w:pPr>
        <w:jc w:val="both"/>
        <w:rPr>
          <w:lang w:val="en-US"/>
        </w:rPr>
      </w:pPr>
    </w:p>
    <w:p w14:paraId="370E1C25" w14:textId="498B4D9D" w:rsidR="00911FD4" w:rsidRDefault="0082192C" w:rsidP="00647381">
      <w:pPr>
        <w:jc w:val="both"/>
        <w:rPr>
          <w:lang w:val="en-US"/>
        </w:rPr>
      </w:pPr>
      <w:r>
        <w:rPr>
          <w:lang w:val="en-US"/>
        </w:rPr>
        <w:t>R</w:t>
      </w:r>
      <w:r w:rsidR="00FC4348">
        <w:rPr>
          <w:lang w:val="en-US"/>
        </w:rPr>
        <w:t>espondents were</w:t>
      </w:r>
      <w:r w:rsidR="006D05E6">
        <w:rPr>
          <w:lang w:val="en-US"/>
        </w:rPr>
        <w:t xml:space="preserve"> </w:t>
      </w:r>
      <w:r>
        <w:rPr>
          <w:lang w:val="en-US"/>
        </w:rPr>
        <w:t xml:space="preserve">first </w:t>
      </w:r>
      <w:r w:rsidR="00FC4348">
        <w:rPr>
          <w:lang w:val="en-US"/>
        </w:rPr>
        <w:t xml:space="preserve">presented with detailed descriptions of </w:t>
      </w:r>
      <w:r>
        <w:rPr>
          <w:lang w:val="en-US"/>
        </w:rPr>
        <w:t>the</w:t>
      </w:r>
      <w:r w:rsidR="00FC4348">
        <w:rPr>
          <w:lang w:val="en-US"/>
        </w:rPr>
        <w:t xml:space="preserve"> Global Climate Sche</w:t>
      </w:r>
      <w:r>
        <w:rPr>
          <w:lang w:val="en-US"/>
        </w:rPr>
        <w:t>me</w:t>
      </w:r>
      <w:r w:rsidR="00FC4348">
        <w:rPr>
          <w:lang w:val="en-US"/>
        </w:rPr>
        <w:t xml:space="preserve"> and</w:t>
      </w:r>
      <w:r w:rsidR="000876BE">
        <w:rPr>
          <w:lang w:val="en-US"/>
        </w:rPr>
        <w:t xml:space="preserve"> associated</w:t>
      </w:r>
      <w:r w:rsidR="00FC4348">
        <w:rPr>
          <w:lang w:val="en-US"/>
        </w:rPr>
        <w:t xml:space="preserve"> redistributive mechanism</w:t>
      </w:r>
      <w:r>
        <w:rPr>
          <w:lang w:val="en-US"/>
        </w:rPr>
        <w:t>s</w:t>
      </w:r>
      <w:r w:rsidR="00FC4348">
        <w:rPr>
          <w:lang w:val="en-US"/>
        </w:rPr>
        <w:t>, including projected carbon price levels and cash transfers</w:t>
      </w:r>
      <w:r>
        <w:rPr>
          <w:lang w:val="en-US"/>
        </w:rPr>
        <w:t xml:space="preserve"> (see Questionnaire in Section 4).</w:t>
      </w:r>
      <w:r w:rsidR="00FC4348">
        <w:rPr>
          <w:lang w:val="en-US"/>
        </w:rPr>
        <w:t xml:space="preserve"> To enhance and assess understanding, summaries were provided at several stages of the survey, and comprehension was tested with incentivized questions. </w:t>
      </w:r>
      <w:r w:rsidR="007F4258">
        <w:rPr>
          <w:lang w:val="en-US"/>
        </w:rPr>
        <w:t xml:space="preserve">In </w:t>
      </w:r>
      <w:r w:rsidR="000876BE">
        <w:rPr>
          <w:lang w:val="en-US"/>
        </w:rPr>
        <w:t>a</w:t>
      </w:r>
      <w:r w:rsidR="007F4258">
        <w:rPr>
          <w:lang w:val="en-US"/>
        </w:rPr>
        <w:t xml:space="preserve"> </w:t>
      </w:r>
      <w:r w:rsidR="000876BE">
        <w:rPr>
          <w:lang w:val="en-US"/>
        </w:rPr>
        <w:t xml:space="preserve">subsequent step of the </w:t>
      </w:r>
      <w:r w:rsidR="007F4258">
        <w:rPr>
          <w:lang w:val="en-US"/>
        </w:rPr>
        <w:t xml:space="preserve">survey, respondents were asked to indicate their support for a European Union version of such an emissions trading scheme, </w:t>
      </w:r>
      <w:r w:rsidR="00622236">
        <w:rPr>
          <w:lang w:val="en-US"/>
        </w:rPr>
        <w:t xml:space="preserve">contingent on </w:t>
      </w:r>
      <w:r w:rsidR="00911FD4">
        <w:rPr>
          <w:lang w:val="en-US"/>
        </w:rPr>
        <w:t xml:space="preserve">the following </w:t>
      </w:r>
      <w:r w:rsidR="005B2BDC">
        <w:rPr>
          <w:lang w:val="en-US"/>
        </w:rPr>
        <w:t>options</w:t>
      </w:r>
      <w:r w:rsidR="00622236">
        <w:rPr>
          <w:lang w:val="en-US"/>
        </w:rPr>
        <w:t xml:space="preserve"> of </w:t>
      </w:r>
      <w:r w:rsidR="00404497">
        <w:rPr>
          <w:lang w:val="en-US"/>
        </w:rPr>
        <w:t xml:space="preserve">EU-wide </w:t>
      </w:r>
      <w:r w:rsidR="00622236">
        <w:rPr>
          <w:lang w:val="en-US"/>
        </w:rPr>
        <w:t>revenue redistribution</w:t>
      </w:r>
      <w:r w:rsidR="00911FD4">
        <w:rPr>
          <w:lang w:val="en-US"/>
        </w:rPr>
        <w:t>:</w:t>
      </w:r>
    </w:p>
    <w:p w14:paraId="427F1B01" w14:textId="77777777" w:rsidR="00911FD4" w:rsidRDefault="00911FD4" w:rsidP="00404497">
      <w:pPr>
        <w:jc w:val="both"/>
        <w:rPr>
          <w:lang w:val="en-US"/>
        </w:rPr>
      </w:pPr>
    </w:p>
    <w:p w14:paraId="43D9BEE0" w14:textId="394451C9" w:rsidR="00911FD4" w:rsidRPr="00404497" w:rsidRDefault="00911FD4" w:rsidP="00404497">
      <w:pPr>
        <w:pStyle w:val="Paragraphedeliste"/>
        <w:numPr>
          <w:ilvl w:val="0"/>
          <w:numId w:val="12"/>
        </w:numPr>
        <w:jc w:val="both"/>
        <w:rPr>
          <w:lang w:val="en-US"/>
        </w:rPr>
      </w:pPr>
      <w:r w:rsidRPr="00404497">
        <w:rPr>
          <w:lang w:val="en-US"/>
        </w:rPr>
        <w:t>Equal cash transfers</w:t>
      </w:r>
      <w:r w:rsidR="00404497" w:rsidRPr="00404497">
        <w:rPr>
          <w:lang w:val="en-US"/>
        </w:rPr>
        <w:t xml:space="preserve"> </w:t>
      </w:r>
    </w:p>
    <w:p w14:paraId="6A91FCF4" w14:textId="142CE53F" w:rsidR="00404497" w:rsidRPr="00404497" w:rsidRDefault="00404497" w:rsidP="00404497">
      <w:pPr>
        <w:pStyle w:val="Paragraphedeliste"/>
        <w:numPr>
          <w:ilvl w:val="0"/>
          <w:numId w:val="12"/>
        </w:numPr>
        <w:jc w:val="both"/>
        <w:rPr>
          <w:lang w:val="en-US"/>
        </w:rPr>
      </w:pPr>
      <w:r w:rsidRPr="00404497">
        <w:rPr>
          <w:lang w:val="en-US"/>
        </w:rPr>
        <w:t>Cash transfers in proportion to national emissions</w:t>
      </w:r>
    </w:p>
    <w:p w14:paraId="51A738A0" w14:textId="7AA3E1F2" w:rsidR="00404497" w:rsidRPr="00404497" w:rsidRDefault="00404497" w:rsidP="00404497">
      <w:pPr>
        <w:pStyle w:val="Paragraphedeliste"/>
        <w:numPr>
          <w:ilvl w:val="0"/>
          <w:numId w:val="12"/>
        </w:numPr>
        <w:rPr>
          <w:rFonts w:eastAsia="Times New Roman" w:cstheme="minorHAnsi"/>
          <w:lang w:val="en-US" w:eastAsia="de-DE"/>
        </w:rPr>
      </w:pPr>
      <w:r w:rsidRPr="00404497">
        <w:rPr>
          <w:lang w:val="en-US"/>
        </w:rPr>
        <w:t>Low</w:t>
      </w:r>
      <w:r>
        <w:rPr>
          <w:lang w:val="en-US"/>
        </w:rPr>
        <w:t>-</w:t>
      </w:r>
      <w:r w:rsidRPr="00404497">
        <w:rPr>
          <w:lang w:val="en-US"/>
        </w:rPr>
        <w:t xml:space="preserve">carbon investments (e.g., </w:t>
      </w:r>
      <w:r w:rsidRPr="00404497">
        <w:rPr>
          <w:rFonts w:cstheme="minorHAnsi"/>
          <w:lang w:val="en-US" w:eastAsia="de-DE"/>
        </w:rPr>
        <w:t>thermal insulation of buildings, clean sources of heating, public transportation, and charging stations for electric vehicles).</w:t>
      </w:r>
    </w:p>
    <w:p w14:paraId="5584ADD3" w14:textId="106743CE" w:rsidR="000876BE" w:rsidRPr="007E7727" w:rsidRDefault="00404497" w:rsidP="00647381">
      <w:pPr>
        <w:pStyle w:val="Paragraphedeliste"/>
        <w:numPr>
          <w:ilvl w:val="0"/>
          <w:numId w:val="12"/>
        </w:numPr>
        <w:jc w:val="both"/>
        <w:rPr>
          <w:lang w:val="en-US"/>
        </w:rPr>
      </w:pPr>
      <w:r w:rsidRPr="00404497">
        <w:rPr>
          <w:lang w:val="en-US"/>
        </w:rPr>
        <w:t>Transfers targeted to the most vulnerable &amp; low-carbon investments</w:t>
      </w:r>
    </w:p>
    <w:p w14:paraId="568F4404" w14:textId="77777777" w:rsidR="000876BE" w:rsidRDefault="000876BE" w:rsidP="00647381">
      <w:pPr>
        <w:jc w:val="both"/>
        <w:rPr>
          <w:lang w:val="en-US"/>
        </w:rPr>
      </w:pPr>
    </w:p>
    <w:p w14:paraId="3A6FA155" w14:textId="08704838" w:rsidR="00404497" w:rsidRDefault="00404497" w:rsidP="00647381">
      <w:pPr>
        <w:jc w:val="both"/>
        <w:rPr>
          <w:lang w:val="en-US"/>
        </w:rPr>
      </w:pPr>
      <w:r>
        <w:rPr>
          <w:lang w:val="en-US"/>
        </w:rPr>
        <w:t xml:space="preserve">The above options were deliberately framed to allude to the European Union’s plans on a second emissions trading system in the transport and building sectors with redistribution of revenues via an EU-wide Social Climate Fund. For consistency with the survey-wide hypothetical framing of policies, and to reduce complexity/technicality, we refrained from mentioning the European Commission proposals on ETS-2 and the Social Climate Fund explicitly. </w:t>
      </w:r>
    </w:p>
    <w:p w14:paraId="120DE7D7" w14:textId="77777777" w:rsidR="007E7727" w:rsidRDefault="007E7727" w:rsidP="00647381">
      <w:pPr>
        <w:jc w:val="both"/>
        <w:rPr>
          <w:lang w:val="en-US"/>
        </w:rPr>
      </w:pPr>
    </w:p>
    <w:p w14:paraId="2A0B373F" w14:textId="5D709BE5" w:rsidR="005C6A8D" w:rsidRDefault="007E7727" w:rsidP="00647381">
      <w:pPr>
        <w:jc w:val="both"/>
        <w:rPr>
          <w:lang w:val="en-US"/>
        </w:rPr>
      </w:pPr>
      <w:r>
        <w:rPr>
          <w:lang w:val="en-US"/>
        </w:rPr>
        <w:t xml:space="preserve">Support for the above options was elicited on a five-point Likert scale. </w:t>
      </w:r>
      <w:r w:rsidR="00911FD4">
        <w:rPr>
          <w:lang w:val="en-US"/>
        </w:rPr>
        <w:t xml:space="preserve">Among the subset of respondents that indicated opposition to the policy (i.e., “somewhat oppose” and “strongly oppose” on the respective five-points Likert scale), we </w:t>
      </w:r>
      <w:r w:rsidR="00CF69CA">
        <w:rPr>
          <w:lang w:val="en-US"/>
        </w:rPr>
        <w:t>tested</w:t>
      </w:r>
      <w:r w:rsidR="00911FD4">
        <w:rPr>
          <w:lang w:val="en-US"/>
        </w:rPr>
        <w:t xml:space="preserve"> their (binary) agreement with potential reasons for </w:t>
      </w:r>
      <w:r w:rsidR="00F04168">
        <w:rPr>
          <w:lang w:val="en-US"/>
        </w:rPr>
        <w:t xml:space="preserve">their </w:t>
      </w:r>
      <w:r w:rsidR="00911FD4">
        <w:rPr>
          <w:lang w:val="en-US"/>
        </w:rPr>
        <w:t>disapproval.</w:t>
      </w:r>
    </w:p>
    <w:p w14:paraId="5D735D6B" w14:textId="028DC579" w:rsidR="005C6A8D" w:rsidRPr="009A2DF8" w:rsidRDefault="005C6A8D" w:rsidP="007F4258">
      <w:pPr>
        <w:pStyle w:val="Paragraphedeliste"/>
        <w:numPr>
          <w:ilvl w:val="0"/>
          <w:numId w:val="10"/>
        </w:numPr>
        <w:jc w:val="both"/>
        <w:rPr>
          <w:b/>
          <w:bCs/>
          <w:lang w:val="en-US"/>
        </w:rPr>
      </w:pPr>
      <w:r w:rsidRPr="009A2DF8">
        <w:rPr>
          <w:b/>
          <w:bCs/>
          <w:lang w:val="en-US"/>
        </w:rPr>
        <w:lastRenderedPageBreak/>
        <w:t>Results</w:t>
      </w:r>
    </w:p>
    <w:p w14:paraId="25928B6F" w14:textId="77777777" w:rsidR="00622236" w:rsidRDefault="00622236" w:rsidP="00647381">
      <w:pPr>
        <w:jc w:val="both"/>
        <w:rPr>
          <w:b/>
          <w:bCs/>
          <w:i/>
          <w:iCs/>
          <w:lang w:val="en-US"/>
        </w:rPr>
      </w:pPr>
    </w:p>
    <w:p w14:paraId="55539D3C" w14:textId="3C57FCEF" w:rsidR="006D05E6" w:rsidRPr="006D05E6" w:rsidRDefault="006D05E6" w:rsidP="006D05E6">
      <w:pPr>
        <w:pStyle w:val="Paragraphedeliste"/>
        <w:numPr>
          <w:ilvl w:val="1"/>
          <w:numId w:val="10"/>
        </w:numPr>
        <w:jc w:val="both"/>
        <w:rPr>
          <w:b/>
          <w:bCs/>
          <w:i/>
          <w:iCs/>
          <w:lang w:val="en-US"/>
        </w:rPr>
      </w:pPr>
      <w:r w:rsidRPr="006D05E6">
        <w:rPr>
          <w:b/>
          <w:bCs/>
          <w:i/>
          <w:iCs/>
          <w:lang w:val="en-US"/>
        </w:rPr>
        <w:t>Support for different revenue recycling options</w:t>
      </w:r>
    </w:p>
    <w:p w14:paraId="4EB021D9" w14:textId="77777777" w:rsidR="006D05E6" w:rsidRDefault="006D05E6" w:rsidP="00647381">
      <w:pPr>
        <w:jc w:val="both"/>
        <w:rPr>
          <w:lang w:val="en-US"/>
        </w:rPr>
      </w:pPr>
    </w:p>
    <w:p w14:paraId="41F0BEBC" w14:textId="214F68B9" w:rsidR="002E36ED" w:rsidRPr="00FC4348" w:rsidRDefault="003F7AE5" w:rsidP="00647381">
      <w:pPr>
        <w:jc w:val="both"/>
        <w:rPr>
          <w:lang w:val="en-US"/>
        </w:rPr>
      </w:pPr>
      <w:r>
        <w:rPr>
          <w:lang w:val="en-US"/>
        </w:rPr>
        <w:t>Across all three surveyed countries, the option of channeling revenues from the European Climate Scheme towards low-carbon investments yielded the highest level of support (more than 60%) and thereby surpasses the option of combining low-carbon investments with targeted transfers to the most vulnerable. Providing equal cash transfers to everyone in Europe was the least approved option</w:t>
      </w:r>
      <w:r w:rsidR="00040553">
        <w:rPr>
          <w:lang w:val="en-US"/>
        </w:rPr>
        <w:t xml:space="preserve"> (30-40%)</w:t>
      </w:r>
      <w:r>
        <w:rPr>
          <w:lang w:val="en-US"/>
        </w:rPr>
        <w:t xml:space="preserve">. Notably, </w:t>
      </w:r>
      <w:r w:rsidR="000252A6">
        <w:rPr>
          <w:lang w:val="en-US"/>
        </w:rPr>
        <w:t>these findings are specific to revenue recycling at the</w:t>
      </w:r>
      <w:r w:rsidR="000252A6" w:rsidRPr="000252A6">
        <w:rPr>
          <w:i/>
          <w:iCs/>
          <w:lang w:val="en-US"/>
        </w:rPr>
        <w:t xml:space="preserve"> European</w:t>
      </w:r>
      <w:r w:rsidR="000252A6">
        <w:rPr>
          <w:lang w:val="en-US"/>
        </w:rPr>
        <w:t xml:space="preserve"> level and differ substantially from</w:t>
      </w:r>
      <w:r w:rsidR="00040553">
        <w:rPr>
          <w:lang w:val="en-US"/>
        </w:rPr>
        <w:t xml:space="preserve"> the main finding</w:t>
      </w:r>
      <w:r w:rsidR="000252A6">
        <w:rPr>
          <w:lang w:val="en-US"/>
        </w:rPr>
        <w:t>s</w:t>
      </w:r>
      <w:r w:rsidR="00040553">
        <w:rPr>
          <w:lang w:val="en-US"/>
        </w:rPr>
        <w:t xml:space="preserve"> on attitudes towards </w:t>
      </w:r>
      <w:r w:rsidR="00040553" w:rsidRPr="000252A6">
        <w:rPr>
          <w:i/>
          <w:iCs/>
          <w:lang w:val="en-US"/>
        </w:rPr>
        <w:t xml:space="preserve">global </w:t>
      </w:r>
      <w:r w:rsidR="00040553">
        <w:rPr>
          <w:lang w:val="en-US"/>
        </w:rPr>
        <w:t xml:space="preserve">policies (Fabre, Douenne &amp; Mattauch, 2023): while there seems to be appetite for redistributive policies at the global level, including majority support of a global fee-and-dividend scheme with equal cash transfers between high-income and low-income countries, this is not the case in Europe. </w:t>
      </w:r>
      <w:r w:rsidR="00455D8E">
        <w:rPr>
          <w:lang w:val="en-US"/>
        </w:rPr>
        <w:t>P</w:t>
      </w:r>
      <w:r w:rsidR="00040553">
        <w:rPr>
          <w:lang w:val="en-US"/>
        </w:rPr>
        <w:t>ossible interpretation</w:t>
      </w:r>
      <w:r w:rsidR="00455D8E">
        <w:rPr>
          <w:lang w:val="en-US"/>
        </w:rPr>
        <w:t>s</w:t>
      </w:r>
      <w:r w:rsidR="00040553">
        <w:rPr>
          <w:lang w:val="en-US"/>
        </w:rPr>
        <w:t xml:space="preserve"> </w:t>
      </w:r>
      <w:r w:rsidR="00455D8E">
        <w:rPr>
          <w:lang w:val="en-US"/>
        </w:rPr>
        <w:t>are</w:t>
      </w:r>
      <w:r w:rsidR="00040553">
        <w:rPr>
          <w:lang w:val="en-US"/>
        </w:rPr>
        <w:t xml:space="preserve"> that European citizens are satisfied (or even saturated) with the level of fiscal integration and redistribution at the European level, or that mitigation results, enhanced by low-carbon spending, are prioritized over further redistribution</w:t>
      </w:r>
      <w:r w:rsidR="000252A6">
        <w:rPr>
          <w:lang w:val="en-US"/>
        </w:rPr>
        <w:t xml:space="preserve"> in the European context</w:t>
      </w:r>
      <w:r w:rsidR="00040553">
        <w:rPr>
          <w:lang w:val="en-US"/>
        </w:rPr>
        <w:t xml:space="preserve">.  </w:t>
      </w:r>
    </w:p>
    <w:p w14:paraId="1F8F0129" w14:textId="77777777" w:rsidR="005C6A8D" w:rsidRDefault="005C6A8D" w:rsidP="00647381">
      <w:pPr>
        <w:jc w:val="both"/>
        <w:rPr>
          <w:lang w:val="en-US"/>
        </w:rPr>
      </w:pPr>
    </w:p>
    <w:p w14:paraId="36439DD0" w14:textId="011BD1A4" w:rsidR="005C6A8D" w:rsidRDefault="005C6A8D" w:rsidP="00647381">
      <w:pPr>
        <w:jc w:val="both"/>
        <w:rPr>
          <w:lang w:val="en-US"/>
        </w:rPr>
      </w:pPr>
      <w:r>
        <w:rPr>
          <w:noProof/>
          <w:lang w:val="en-US"/>
        </w:rPr>
        <w:drawing>
          <wp:inline distT="0" distB="0" distL="0" distR="0" wp14:anchorId="23462BF7" wp14:editId="6BCF9B9A">
            <wp:extent cx="5731510" cy="2388235"/>
            <wp:effectExtent l="0" t="0" r="0" b="0"/>
            <wp:docPr id="1453387449"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87449" name="Picture 3" descr="A graph of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474A30F7" w14:textId="77777777" w:rsidR="00F04168" w:rsidRDefault="00F04168" w:rsidP="00F04168">
      <w:pPr>
        <w:jc w:val="both"/>
        <w:rPr>
          <w:b/>
          <w:bCs/>
          <w:i/>
          <w:iCs/>
          <w:lang w:val="en-US"/>
        </w:rPr>
      </w:pPr>
    </w:p>
    <w:p w14:paraId="2543FF90" w14:textId="3CB00204" w:rsidR="00F04168" w:rsidRPr="009F143C" w:rsidRDefault="00F04168" w:rsidP="00F04168">
      <w:pPr>
        <w:jc w:val="both"/>
        <w:rPr>
          <w:i/>
          <w:iCs/>
          <w:lang w:val="en-US"/>
        </w:rPr>
      </w:pPr>
      <w:r w:rsidRPr="009F143C">
        <w:rPr>
          <w:b/>
          <w:bCs/>
          <w:i/>
          <w:iCs/>
          <w:lang w:val="en-US"/>
        </w:rPr>
        <w:t>Figure S.1:</w:t>
      </w:r>
      <w:r w:rsidRPr="009F143C">
        <w:rPr>
          <w:i/>
          <w:iCs/>
          <w:lang w:val="en-US"/>
        </w:rPr>
        <w:t xml:space="preserve"> Support for the European Climate Scheme with different revenue recycling mechanisms</w:t>
      </w:r>
    </w:p>
    <w:p w14:paraId="12C3A09D" w14:textId="77777777" w:rsidR="007B4B5E" w:rsidRDefault="007B4B5E" w:rsidP="00647381">
      <w:pPr>
        <w:jc w:val="both"/>
        <w:rPr>
          <w:b/>
          <w:bCs/>
          <w:i/>
          <w:iCs/>
          <w:lang w:val="en-US"/>
        </w:rPr>
      </w:pPr>
    </w:p>
    <w:p w14:paraId="3EB4483C" w14:textId="77777777" w:rsidR="00F04168" w:rsidRDefault="00F04168" w:rsidP="00647381">
      <w:pPr>
        <w:jc w:val="both"/>
        <w:rPr>
          <w:b/>
          <w:bCs/>
          <w:i/>
          <w:iCs/>
          <w:lang w:val="en-US"/>
        </w:rPr>
      </w:pPr>
    </w:p>
    <w:p w14:paraId="5156B4BE" w14:textId="748B6946" w:rsidR="006D05E6" w:rsidRPr="006D05E6" w:rsidRDefault="006D05E6" w:rsidP="006D05E6">
      <w:pPr>
        <w:pStyle w:val="Paragraphedeliste"/>
        <w:numPr>
          <w:ilvl w:val="1"/>
          <w:numId w:val="10"/>
        </w:numPr>
        <w:jc w:val="both"/>
        <w:rPr>
          <w:b/>
          <w:bCs/>
          <w:i/>
          <w:iCs/>
          <w:lang w:val="en-US"/>
        </w:rPr>
      </w:pPr>
      <w:r w:rsidRPr="006D05E6">
        <w:rPr>
          <w:b/>
          <w:bCs/>
          <w:i/>
          <w:iCs/>
          <w:lang w:val="en-US"/>
        </w:rPr>
        <w:t>Reasons for policy rejection</w:t>
      </w:r>
    </w:p>
    <w:p w14:paraId="346EF9D0" w14:textId="77777777" w:rsidR="006D05E6" w:rsidRDefault="006D05E6" w:rsidP="00647381">
      <w:pPr>
        <w:jc w:val="both"/>
        <w:rPr>
          <w:lang w:val="en-US"/>
        </w:rPr>
      </w:pPr>
    </w:p>
    <w:p w14:paraId="57088FBF" w14:textId="4C23ECE1" w:rsidR="006D05E6" w:rsidRDefault="007B4B5E" w:rsidP="00647381">
      <w:pPr>
        <w:jc w:val="both"/>
        <w:rPr>
          <w:lang w:val="en-US"/>
        </w:rPr>
      </w:pPr>
      <w:r>
        <w:rPr>
          <w:lang w:val="en-US"/>
        </w:rPr>
        <w:t>Among the subset of respondents that did not approve of the European Climate Scheme</w:t>
      </w:r>
      <w:r w:rsidR="000876BE">
        <w:rPr>
          <w:lang w:val="en-US"/>
        </w:rPr>
        <w:t xml:space="preserve">, </w:t>
      </w:r>
      <w:r>
        <w:rPr>
          <w:lang w:val="en-US"/>
        </w:rPr>
        <w:t>more than a quarter of respondents stated that</w:t>
      </w:r>
      <w:r w:rsidR="0078088B">
        <w:rPr>
          <w:lang w:val="en-US"/>
        </w:rPr>
        <w:t xml:space="preserve"> they rejected the policy because</w:t>
      </w:r>
      <w:r>
        <w:rPr>
          <w:lang w:val="en-US"/>
        </w:rPr>
        <w:t xml:space="preserve"> they did not fully comprehend </w:t>
      </w:r>
      <w:r w:rsidR="0078088B">
        <w:rPr>
          <w:lang w:val="en-US"/>
        </w:rPr>
        <w:t>how the</w:t>
      </w:r>
      <w:r>
        <w:rPr>
          <w:lang w:val="en-US"/>
        </w:rPr>
        <w:t xml:space="preserve"> European Climate Scheme</w:t>
      </w:r>
      <w:r w:rsidR="0078088B">
        <w:rPr>
          <w:lang w:val="en-US"/>
        </w:rPr>
        <w:t xml:space="preserve"> was supposed to work</w:t>
      </w:r>
      <w:r w:rsidR="000876BE">
        <w:rPr>
          <w:lang w:val="en-US"/>
        </w:rPr>
        <w:t xml:space="preserve"> (see Figure S.2)</w:t>
      </w:r>
      <w:r>
        <w:rPr>
          <w:lang w:val="en-US"/>
        </w:rPr>
        <w:t xml:space="preserve">. </w:t>
      </w:r>
      <w:r w:rsidR="0078088B">
        <w:rPr>
          <w:lang w:val="en-US"/>
        </w:rPr>
        <w:t xml:space="preserve"> </w:t>
      </w:r>
      <w:r w:rsidR="00F33D07">
        <w:rPr>
          <w:lang w:val="en-US"/>
        </w:rPr>
        <w:t>L</w:t>
      </w:r>
      <w:r w:rsidR="0078088B">
        <w:rPr>
          <w:lang w:val="en-US"/>
        </w:rPr>
        <w:t xml:space="preserve">ess than a fifth of respondents </w:t>
      </w:r>
      <w:r w:rsidR="00F33D07">
        <w:rPr>
          <w:lang w:val="en-US"/>
        </w:rPr>
        <w:t>stated</w:t>
      </w:r>
      <w:r w:rsidR="0078088B">
        <w:rPr>
          <w:lang w:val="en-US"/>
        </w:rPr>
        <w:t xml:space="preserve"> a preference for </w:t>
      </w:r>
      <w:r w:rsidR="00F33D07">
        <w:rPr>
          <w:lang w:val="en-US"/>
        </w:rPr>
        <w:t xml:space="preserve">other means of </w:t>
      </w:r>
      <w:r w:rsidR="0078088B">
        <w:rPr>
          <w:lang w:val="en-US"/>
        </w:rPr>
        <w:t xml:space="preserve">regulation of carbon emissions </w:t>
      </w:r>
      <w:r w:rsidR="00F33D07">
        <w:rPr>
          <w:lang w:val="en-US"/>
        </w:rPr>
        <w:t>as a reason for rejecting the European Climate Scheme</w:t>
      </w:r>
      <w:r w:rsidR="0078088B">
        <w:rPr>
          <w:lang w:val="en-US"/>
        </w:rPr>
        <w:t xml:space="preserve">. </w:t>
      </w:r>
    </w:p>
    <w:p w14:paraId="75D8227D" w14:textId="77777777" w:rsidR="006D05E6" w:rsidRDefault="006D05E6" w:rsidP="00647381">
      <w:pPr>
        <w:jc w:val="both"/>
        <w:rPr>
          <w:lang w:val="en-US"/>
        </w:rPr>
      </w:pPr>
    </w:p>
    <w:p w14:paraId="49B6C0A1" w14:textId="3FA281A4" w:rsidR="002E36ED" w:rsidRPr="00FC4348" w:rsidRDefault="007B4B5E" w:rsidP="00647381">
      <w:pPr>
        <w:jc w:val="both"/>
        <w:rPr>
          <w:lang w:val="en-US"/>
        </w:rPr>
      </w:pPr>
      <w:r>
        <w:rPr>
          <w:lang w:val="en-US"/>
        </w:rPr>
        <w:t>There are t</w:t>
      </w:r>
      <w:r w:rsidR="00F33D07">
        <w:rPr>
          <w:lang w:val="en-US"/>
        </w:rPr>
        <w:t>hree</w:t>
      </w:r>
      <w:r>
        <w:rPr>
          <w:lang w:val="en-US"/>
        </w:rPr>
        <w:t xml:space="preserve"> noteworthy variations between the sampled countries: In Germany, more people (28%) rejected the policy on the grounds that they preferred regulation and redistribution of revenues at the national rather than the European level, while this was a </w:t>
      </w:r>
      <w:r>
        <w:rPr>
          <w:lang w:val="en-US"/>
        </w:rPr>
        <w:lastRenderedPageBreak/>
        <w:t>lesser reason in Spain (18%). Two potential interpretations of this variation are, on the one hand,</w:t>
      </w:r>
      <w:r w:rsidR="000876BE">
        <w:rPr>
          <w:lang w:val="en-US"/>
        </w:rPr>
        <w:t xml:space="preserve"> </w:t>
      </w:r>
      <w:r w:rsidR="00F04168">
        <w:rPr>
          <w:lang w:val="en-US"/>
        </w:rPr>
        <w:t>national self-interest:</w:t>
      </w:r>
      <w:r w:rsidR="000876BE">
        <w:rPr>
          <w:lang w:val="en-US"/>
        </w:rPr>
        <w:t xml:space="preserve"> </w:t>
      </w:r>
      <w:commentRangeStart w:id="21"/>
      <w:r w:rsidR="000876BE">
        <w:rPr>
          <w:lang w:val="en-US"/>
        </w:rPr>
        <w:t>respondents</w:t>
      </w:r>
      <w:r>
        <w:rPr>
          <w:lang w:val="en-US"/>
        </w:rPr>
        <w:t xml:space="preserve"> intuitive</w:t>
      </w:r>
      <w:r w:rsidR="000876BE">
        <w:rPr>
          <w:lang w:val="en-US"/>
        </w:rPr>
        <w:t>ly</w:t>
      </w:r>
      <w:r>
        <w:rPr>
          <w:lang w:val="en-US"/>
        </w:rPr>
        <w:t xml:space="preserve"> comprehe</w:t>
      </w:r>
      <w:r w:rsidR="000876BE">
        <w:rPr>
          <w:lang w:val="en-US"/>
        </w:rPr>
        <w:t>nd</w:t>
      </w:r>
      <w:r>
        <w:rPr>
          <w:lang w:val="en-US"/>
        </w:rPr>
        <w:t xml:space="preserve"> </w:t>
      </w:r>
      <w:commentRangeEnd w:id="21"/>
      <w:r w:rsidR="0030584C">
        <w:rPr>
          <w:rStyle w:val="Marquedecommentaire"/>
        </w:rPr>
        <w:commentReference w:id="21"/>
      </w:r>
      <w:r>
        <w:rPr>
          <w:lang w:val="en-US"/>
        </w:rPr>
        <w:t>the fact that people in Spain would benefit on average from redistribution while people in Germany would lose out</w:t>
      </w:r>
      <w:r w:rsidR="00F04168">
        <w:rPr>
          <w:lang w:val="en-US"/>
        </w:rPr>
        <w:t>. On the other hand, the variation might point to</w:t>
      </w:r>
      <w:r>
        <w:rPr>
          <w:lang w:val="en-US"/>
        </w:rPr>
        <w:t xml:space="preserve"> differences in the general attitude towards transferring fiscal competencies towards the European Union. Further, </w:t>
      </w:r>
      <w:r w:rsidR="0078088B">
        <w:rPr>
          <w:lang w:val="en-US"/>
        </w:rPr>
        <w:t xml:space="preserve">significantly </w:t>
      </w:r>
      <w:r>
        <w:rPr>
          <w:lang w:val="en-US"/>
        </w:rPr>
        <w:t xml:space="preserve">more people in Germany (29%) were generally opposed to more ambitious climate policy </w:t>
      </w:r>
      <w:r w:rsidR="0078088B">
        <w:rPr>
          <w:lang w:val="en-US"/>
        </w:rPr>
        <w:t>compared to the other two countries (Spain: 17%; France: 11%)</w:t>
      </w:r>
      <w:r>
        <w:rPr>
          <w:lang w:val="en-US"/>
        </w:rPr>
        <w:t xml:space="preserve">. </w:t>
      </w:r>
      <w:r w:rsidR="00F33D07">
        <w:rPr>
          <w:lang w:val="en-US"/>
        </w:rPr>
        <w:t xml:space="preserve">In France, a substantially larger share (33%) stated “I don’t know”, compared to respondents in Germany and Spain (19%). </w:t>
      </w:r>
    </w:p>
    <w:p w14:paraId="31F7A14F" w14:textId="77777777" w:rsidR="002E36ED" w:rsidRDefault="002E36ED" w:rsidP="00647381">
      <w:pPr>
        <w:jc w:val="both"/>
        <w:rPr>
          <w:b/>
          <w:bCs/>
          <w:i/>
          <w:iCs/>
          <w:lang w:val="en-US"/>
        </w:rPr>
      </w:pPr>
    </w:p>
    <w:p w14:paraId="4FF47E27" w14:textId="77777777" w:rsidR="005C6A8D" w:rsidRDefault="005C6A8D" w:rsidP="00647381">
      <w:pPr>
        <w:jc w:val="both"/>
        <w:rPr>
          <w:lang w:val="en-US"/>
        </w:rPr>
      </w:pPr>
    </w:p>
    <w:p w14:paraId="0CA0AB2A" w14:textId="5025276E" w:rsidR="005C6A8D" w:rsidRDefault="005C6A8D" w:rsidP="00647381">
      <w:pPr>
        <w:jc w:val="both"/>
        <w:rPr>
          <w:lang w:val="en-US"/>
        </w:rPr>
      </w:pPr>
      <w:r>
        <w:rPr>
          <w:noProof/>
          <w:lang w:val="en-US"/>
        </w:rPr>
        <w:drawing>
          <wp:inline distT="0" distB="0" distL="0" distR="0" wp14:anchorId="3C6693C2" wp14:editId="12972942">
            <wp:extent cx="6221947" cy="2592593"/>
            <wp:effectExtent l="0" t="0" r="1270" b="0"/>
            <wp:docPr id="1788085526"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85526" name="Picture 4" descr="A graph of different colored ba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1337" cy="2600673"/>
                    </a:xfrm>
                    <a:prstGeom prst="rect">
                      <a:avLst/>
                    </a:prstGeom>
                  </pic:spPr>
                </pic:pic>
              </a:graphicData>
            </a:graphic>
          </wp:inline>
        </w:drawing>
      </w:r>
    </w:p>
    <w:p w14:paraId="5183C12A" w14:textId="77777777" w:rsidR="00F04168" w:rsidRDefault="00F04168" w:rsidP="00F04168">
      <w:pPr>
        <w:jc w:val="both"/>
        <w:rPr>
          <w:b/>
          <w:bCs/>
          <w:i/>
          <w:iCs/>
          <w:lang w:val="en-US"/>
        </w:rPr>
      </w:pPr>
    </w:p>
    <w:p w14:paraId="3295951E" w14:textId="2F8662A9" w:rsidR="00F04168" w:rsidRPr="009F143C" w:rsidRDefault="00F04168" w:rsidP="00F04168">
      <w:pPr>
        <w:jc w:val="both"/>
        <w:rPr>
          <w:b/>
          <w:bCs/>
          <w:i/>
          <w:iCs/>
          <w:lang w:val="en-US"/>
        </w:rPr>
      </w:pPr>
      <w:r w:rsidRPr="009F143C">
        <w:rPr>
          <w:b/>
          <w:bCs/>
          <w:i/>
          <w:iCs/>
          <w:lang w:val="en-US"/>
        </w:rPr>
        <w:t xml:space="preserve">Figure S.2: </w:t>
      </w:r>
      <w:r w:rsidRPr="009F143C">
        <w:rPr>
          <w:i/>
          <w:iCs/>
          <w:lang w:val="en-US"/>
        </w:rPr>
        <w:t xml:space="preserve">Agreement with reasons why the European Climate Scheme is not supported (subset of “strongly oppose” and “somewhat oppose” from Figure S.1) </w:t>
      </w:r>
    </w:p>
    <w:p w14:paraId="2BBF2A81" w14:textId="1A68F71B" w:rsidR="005C6A8D" w:rsidRDefault="005C6A8D" w:rsidP="00647381">
      <w:pPr>
        <w:jc w:val="both"/>
        <w:rPr>
          <w:lang w:val="en-US"/>
        </w:rPr>
      </w:pPr>
    </w:p>
    <w:p w14:paraId="0EB4AD9E" w14:textId="77777777" w:rsidR="00D70C5E" w:rsidRDefault="00D70C5E" w:rsidP="00647381">
      <w:pPr>
        <w:jc w:val="both"/>
        <w:rPr>
          <w:lang w:val="en-US"/>
        </w:rPr>
      </w:pPr>
    </w:p>
    <w:p w14:paraId="750A68A9" w14:textId="4DE6A2C0" w:rsidR="005C6A8D" w:rsidRPr="009A2DF8" w:rsidRDefault="007F4258" w:rsidP="007F4258">
      <w:pPr>
        <w:pStyle w:val="Paragraphedeliste"/>
        <w:numPr>
          <w:ilvl w:val="0"/>
          <w:numId w:val="10"/>
        </w:numPr>
        <w:jc w:val="both"/>
        <w:rPr>
          <w:b/>
          <w:bCs/>
          <w:lang w:val="en-US"/>
        </w:rPr>
      </w:pPr>
      <w:r>
        <w:rPr>
          <w:b/>
          <w:bCs/>
          <w:lang w:val="en-US"/>
        </w:rPr>
        <w:t>Disaggregated Results/Heterogeneity Analysis</w:t>
      </w:r>
    </w:p>
    <w:p w14:paraId="73673191" w14:textId="77777777" w:rsidR="005C6A8D" w:rsidRDefault="005C6A8D" w:rsidP="00647381">
      <w:pPr>
        <w:jc w:val="both"/>
        <w:rPr>
          <w:lang w:val="en-US"/>
        </w:rPr>
      </w:pPr>
    </w:p>
    <w:p w14:paraId="4CE2E68A" w14:textId="46A89A15" w:rsidR="0084239F" w:rsidRDefault="00377EE8" w:rsidP="00647381">
      <w:pPr>
        <w:jc w:val="both"/>
        <w:rPr>
          <w:lang w:val="en-US"/>
        </w:rPr>
      </w:pPr>
      <w:r>
        <w:rPr>
          <w:lang w:val="en-US"/>
        </w:rPr>
        <w:t>Additional insights can be gained from disaggregating the sample along key dimensions (see Table</w:t>
      </w:r>
      <w:r w:rsidR="009A2DF8">
        <w:rPr>
          <w:lang w:val="en-US"/>
        </w:rPr>
        <w:t>s</w:t>
      </w:r>
      <w:r>
        <w:rPr>
          <w:lang w:val="en-US"/>
        </w:rPr>
        <w:t xml:space="preserve"> </w:t>
      </w:r>
      <w:r w:rsidR="009A2DF8">
        <w:rPr>
          <w:lang w:val="en-US"/>
        </w:rPr>
        <w:t>S.2</w:t>
      </w:r>
      <w:r>
        <w:rPr>
          <w:lang w:val="en-US"/>
        </w:rPr>
        <w:t>).</w:t>
      </w:r>
      <w:r w:rsidR="005B2BDC">
        <w:rPr>
          <w:lang w:val="en-US"/>
        </w:rPr>
        <w:t xml:space="preserve"> </w:t>
      </w:r>
      <w:r w:rsidR="00F04168">
        <w:rPr>
          <w:lang w:val="en-US"/>
        </w:rPr>
        <w:t xml:space="preserve">As key take-aways, voting preferences are more strongly correlated with </w:t>
      </w:r>
      <w:r w:rsidR="008333A2">
        <w:rPr>
          <w:lang w:val="en-US"/>
        </w:rPr>
        <w:t xml:space="preserve">policy </w:t>
      </w:r>
      <w:r w:rsidR="00F04168">
        <w:rPr>
          <w:lang w:val="en-US"/>
        </w:rPr>
        <w:t xml:space="preserve">support than socio-economic characteristics. </w:t>
      </w:r>
      <w:r w:rsidR="00D27C6C">
        <w:rPr>
          <w:lang w:val="en-US"/>
        </w:rPr>
        <w:t>However, political leaning only influence the broader level of support across policy options, while the recycling option of channeling revenues towards low-carbon investment maximizes support within all voting groups</w:t>
      </w:r>
      <w:r w:rsidR="007564EC">
        <w:rPr>
          <w:lang w:val="en-US"/>
        </w:rPr>
        <w:t xml:space="preserve"> (see Figure S.4)</w:t>
      </w:r>
      <w:r w:rsidR="00D27C6C">
        <w:rPr>
          <w:lang w:val="en-US"/>
        </w:rPr>
        <w:t>.</w:t>
      </w:r>
      <w:r w:rsidR="001F1686">
        <w:rPr>
          <w:lang w:val="en-US"/>
        </w:rPr>
        <w:t xml:space="preserve"> Similarly, low-carbon investments dominate all other policy options, followed by targeted transfers + low-carbon investments when the data is disaggregated according to socio-economic characteristics</w:t>
      </w:r>
      <w:r w:rsidR="0084239F">
        <w:rPr>
          <w:lang w:val="en-US"/>
        </w:rPr>
        <w:t xml:space="preserve"> </w:t>
      </w:r>
      <w:r w:rsidR="001F1686">
        <w:rPr>
          <w:lang w:val="en-US"/>
        </w:rPr>
        <w:t xml:space="preserve">(age, gender, education, income, employment status and level of urbanity). </w:t>
      </w:r>
    </w:p>
    <w:p w14:paraId="3B4BC73A" w14:textId="77777777" w:rsidR="009F143C" w:rsidRDefault="009F143C" w:rsidP="00647381">
      <w:pPr>
        <w:jc w:val="both"/>
        <w:rPr>
          <w:lang w:val="en-US"/>
        </w:rPr>
      </w:pPr>
    </w:p>
    <w:p w14:paraId="63443A2C" w14:textId="3F16A595" w:rsidR="00CF69CA" w:rsidRDefault="00CF69CA" w:rsidP="00911FD4">
      <w:pPr>
        <w:pStyle w:val="Paragraphedeliste"/>
        <w:numPr>
          <w:ilvl w:val="1"/>
          <w:numId w:val="10"/>
        </w:numPr>
        <w:jc w:val="both"/>
        <w:rPr>
          <w:b/>
          <w:bCs/>
          <w:i/>
          <w:iCs/>
          <w:lang w:val="en-US"/>
        </w:rPr>
      </w:pPr>
      <w:r>
        <w:rPr>
          <w:b/>
          <w:bCs/>
          <w:i/>
          <w:iCs/>
          <w:lang w:val="en-US"/>
        </w:rPr>
        <w:t xml:space="preserve">Which respondents support </w:t>
      </w:r>
      <w:r w:rsidR="001F1686">
        <w:rPr>
          <w:b/>
          <w:bCs/>
          <w:i/>
          <w:iCs/>
          <w:lang w:val="en-US"/>
        </w:rPr>
        <w:t>climate policies</w:t>
      </w:r>
      <w:r>
        <w:rPr>
          <w:b/>
          <w:bCs/>
          <w:i/>
          <w:iCs/>
          <w:lang w:val="en-US"/>
        </w:rPr>
        <w:t>?</w:t>
      </w:r>
    </w:p>
    <w:p w14:paraId="50EB1136" w14:textId="77777777" w:rsidR="00927DBA" w:rsidRDefault="00927DBA" w:rsidP="00927DBA">
      <w:pPr>
        <w:jc w:val="both"/>
        <w:rPr>
          <w:b/>
          <w:bCs/>
          <w:i/>
          <w:iCs/>
          <w:lang w:val="en-US"/>
        </w:rPr>
      </w:pPr>
    </w:p>
    <w:p w14:paraId="15153AC2" w14:textId="2C1010A5" w:rsidR="000822E4" w:rsidRPr="00927DBA" w:rsidRDefault="006109FE" w:rsidP="00927DBA">
      <w:pPr>
        <w:jc w:val="both"/>
        <w:rPr>
          <w:lang w:val="en-US"/>
        </w:rPr>
      </w:pPr>
      <w:r>
        <w:rPr>
          <w:lang w:val="en-US"/>
        </w:rPr>
        <w:t xml:space="preserve">Socio-economic characteristics </w:t>
      </w:r>
      <w:proofErr w:type="gramStart"/>
      <w:r>
        <w:rPr>
          <w:lang w:val="en-US"/>
        </w:rPr>
        <w:t>are much more weakly correlated</w:t>
      </w:r>
      <w:proofErr w:type="gramEnd"/>
      <w:r>
        <w:rPr>
          <w:lang w:val="en-US"/>
        </w:rPr>
        <w:t xml:space="preserve"> with support for redistributive climate schemes than political leanings </w:t>
      </w:r>
      <w:r w:rsidR="00927DBA">
        <w:rPr>
          <w:lang w:val="en-US"/>
        </w:rPr>
        <w:t xml:space="preserve">(see Figure S.3). </w:t>
      </w:r>
      <w:r w:rsidR="000822E4">
        <w:rPr>
          <w:lang w:val="en-US"/>
        </w:rPr>
        <w:t xml:space="preserve">Most notably among the socio-economic characteristics, attainment of tertiary education </w:t>
      </w:r>
      <w:r w:rsidR="00342270">
        <w:rPr>
          <w:lang w:val="en-US"/>
        </w:rPr>
        <w:t xml:space="preserve">makes respondents more likely, </w:t>
      </w:r>
      <w:r w:rsidR="000822E4">
        <w:rPr>
          <w:lang w:val="en-US"/>
        </w:rPr>
        <w:t xml:space="preserve">and being among the </w:t>
      </w:r>
      <w:r w:rsidR="00342270">
        <w:rPr>
          <w:lang w:val="en-US"/>
        </w:rPr>
        <w:t xml:space="preserve">bottom </w:t>
      </w:r>
      <w:r w:rsidR="000822E4">
        <w:rPr>
          <w:lang w:val="en-US"/>
        </w:rPr>
        <w:t xml:space="preserve">25% earners </w:t>
      </w:r>
      <w:r w:rsidR="00C6177F">
        <w:rPr>
          <w:lang w:val="en-US"/>
        </w:rPr>
        <w:t xml:space="preserve">makes respondents </w:t>
      </w:r>
      <w:r w:rsidR="00342270">
        <w:rPr>
          <w:lang w:val="en-US"/>
        </w:rPr>
        <w:t>less</w:t>
      </w:r>
      <w:r w:rsidR="00C6177F">
        <w:rPr>
          <w:lang w:val="en-US"/>
        </w:rPr>
        <w:t xml:space="preserve"> likely to</w:t>
      </w:r>
      <w:r w:rsidR="000822E4">
        <w:rPr>
          <w:lang w:val="en-US"/>
        </w:rPr>
        <w:t xml:space="preserve"> support </w:t>
      </w:r>
      <w:r w:rsidR="000822E4">
        <w:rPr>
          <w:lang w:val="en-US"/>
        </w:rPr>
        <w:lastRenderedPageBreak/>
        <w:t xml:space="preserve">redistributing revenue in the form of low-carbon investments. </w:t>
      </w:r>
      <w:r w:rsidR="00927DBA">
        <w:rPr>
          <w:lang w:val="en-US"/>
        </w:rPr>
        <w:t xml:space="preserve">Among the older population strata (50+), respondents </w:t>
      </w:r>
      <w:r w:rsidR="00C6177F">
        <w:rPr>
          <w:lang w:val="en-US"/>
        </w:rPr>
        <w:t>are more likely to</w:t>
      </w:r>
      <w:r w:rsidR="00927DBA">
        <w:rPr>
          <w:lang w:val="en-US"/>
        </w:rPr>
        <w:t xml:space="preserve"> support low-carbon investments + targeted </w:t>
      </w:r>
      <w:r w:rsidR="000822E4">
        <w:rPr>
          <w:lang w:val="en-US"/>
        </w:rPr>
        <w:t>transfers but</w:t>
      </w:r>
      <w:r w:rsidR="00C6177F">
        <w:rPr>
          <w:lang w:val="en-US"/>
        </w:rPr>
        <w:t xml:space="preserve"> </w:t>
      </w:r>
      <w:r w:rsidR="00927DBA">
        <w:rPr>
          <w:lang w:val="en-US"/>
        </w:rPr>
        <w:t xml:space="preserve">less inclined to support equal cash transfers at the European level. </w:t>
      </w:r>
      <w:r w:rsidR="00C6177F">
        <w:rPr>
          <w:lang w:val="en-US"/>
        </w:rPr>
        <w:t xml:space="preserve"> </w:t>
      </w:r>
      <w:r w:rsidR="00D951E4">
        <w:rPr>
          <w:lang w:val="en-US"/>
        </w:rPr>
        <w:t>Voting</w:t>
      </w:r>
      <w:r w:rsidR="000822E4">
        <w:rPr>
          <w:lang w:val="en-US"/>
        </w:rPr>
        <w:t xml:space="preserve"> left on the political spectrum is robustly associated with more support for all combinations of climate policy and revenue redistribution schemes</w:t>
      </w:r>
      <w:r w:rsidR="00D951E4">
        <w:rPr>
          <w:lang w:val="en-US"/>
        </w:rPr>
        <w:t>,</w:t>
      </w:r>
      <w:r w:rsidR="000822E4">
        <w:rPr>
          <w:lang w:val="en-US"/>
        </w:rPr>
        <w:t xml:space="preserve"> while voting on the far right is associated with diminished support for all policy proposals</w:t>
      </w:r>
      <w:r w:rsidR="00D951E4">
        <w:rPr>
          <w:lang w:val="en-US"/>
        </w:rPr>
        <w:t xml:space="preserve"> except for equal cash transfers at the European level (likely due to similarly low </w:t>
      </w:r>
      <w:r w:rsidR="00D951E4" w:rsidRPr="00F728FC">
        <w:rPr>
          <w:lang w:val="en-US"/>
        </w:rPr>
        <w:t xml:space="preserve">support levels for this option among conservative voters and non-voters in Germany and France, see Table </w:t>
      </w:r>
      <w:r w:rsidR="00F728FC" w:rsidRPr="00F728FC">
        <w:rPr>
          <w:lang w:val="en-US"/>
        </w:rPr>
        <w:t>S.2</w:t>
      </w:r>
      <w:r w:rsidR="00D951E4" w:rsidRPr="00F728FC">
        <w:rPr>
          <w:lang w:val="en-US"/>
        </w:rPr>
        <w:t>)</w:t>
      </w:r>
      <w:r w:rsidR="000822E4" w:rsidRPr="00F728FC">
        <w:rPr>
          <w:lang w:val="en-US"/>
        </w:rPr>
        <w:t>.</w:t>
      </w:r>
      <w:r w:rsidR="000822E4">
        <w:rPr>
          <w:lang w:val="en-US"/>
        </w:rPr>
        <w:t xml:space="preserve"> </w:t>
      </w:r>
    </w:p>
    <w:p w14:paraId="223A6B82" w14:textId="77777777" w:rsidR="00927DBA" w:rsidRDefault="00927DBA" w:rsidP="00CF69CA">
      <w:pPr>
        <w:pStyle w:val="Paragraphedeliste"/>
        <w:jc w:val="both"/>
        <w:rPr>
          <w:b/>
          <w:bCs/>
          <w:i/>
          <w:iCs/>
          <w:lang w:val="en-US"/>
        </w:rPr>
      </w:pPr>
    </w:p>
    <w:p w14:paraId="4CB2FB43" w14:textId="40BBF97B" w:rsidR="00CF69CA" w:rsidRPr="000822E4" w:rsidRDefault="00927DBA" w:rsidP="000822E4">
      <w:pPr>
        <w:jc w:val="both"/>
        <w:rPr>
          <w:b/>
          <w:bCs/>
          <w:i/>
          <w:iCs/>
          <w:lang w:val="en-US"/>
        </w:rPr>
      </w:pPr>
      <w:r>
        <w:rPr>
          <w:noProof/>
          <w:lang w:val="en-US"/>
        </w:rPr>
        <w:drawing>
          <wp:anchor distT="0" distB="0" distL="114300" distR="114300" simplePos="0" relativeHeight="251665408" behindDoc="1" locked="0" layoutInCell="1" allowOverlap="1" wp14:anchorId="3E53A587" wp14:editId="70777BFA">
            <wp:simplePos x="0" y="0"/>
            <wp:positionH relativeFrom="column">
              <wp:posOffset>0</wp:posOffset>
            </wp:positionH>
            <wp:positionV relativeFrom="paragraph">
              <wp:posOffset>187960</wp:posOffset>
            </wp:positionV>
            <wp:extent cx="2188845" cy="4661535"/>
            <wp:effectExtent l="0" t="0" r="1905" b="5715"/>
            <wp:wrapNone/>
            <wp:docPr id="1909969734" name="Grafik 12"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69734" name="Grafik 12" descr="Ein Bild, das Text, Screenshot, Reihe, Diagramm enthält.&#10;&#10;Automatisch generierte Beschreibung"/>
                    <pic:cNvPicPr/>
                  </pic:nvPicPr>
                  <pic:blipFill rotWithShape="1">
                    <a:blip r:embed="rId13" cstate="print">
                      <a:extLst>
                        <a:ext uri="{28A0092B-C50C-407E-A947-70E740481C1C}">
                          <a14:useLocalDpi xmlns:a14="http://schemas.microsoft.com/office/drawing/2010/main" val="0"/>
                        </a:ext>
                      </a:extLst>
                    </a:blip>
                    <a:srcRect r="53041"/>
                    <a:stretch/>
                  </pic:blipFill>
                  <pic:spPr bwMode="auto">
                    <a:xfrm>
                      <a:off x="0" y="0"/>
                      <a:ext cx="2188845" cy="4661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A3EF928" w14:textId="450F2126" w:rsidR="00CF69CA" w:rsidRDefault="00927DBA" w:rsidP="00CF69CA">
      <w:pPr>
        <w:jc w:val="both"/>
        <w:rPr>
          <w:b/>
          <w:bCs/>
          <w:i/>
          <w:iCs/>
          <w:lang w:val="en-US"/>
        </w:rPr>
      </w:pPr>
      <w:r>
        <w:rPr>
          <w:b/>
          <w:bCs/>
          <w:i/>
          <w:iCs/>
          <w:noProof/>
          <w:lang w:val="en-US"/>
        </w:rPr>
        <w:drawing>
          <wp:anchor distT="0" distB="0" distL="114300" distR="114300" simplePos="0" relativeHeight="251666432" behindDoc="0" locked="0" layoutInCell="1" allowOverlap="1" wp14:anchorId="77553E14" wp14:editId="0CFD315A">
            <wp:simplePos x="0" y="0"/>
            <wp:positionH relativeFrom="page">
              <wp:posOffset>3151909</wp:posOffset>
            </wp:positionH>
            <wp:positionV relativeFrom="paragraph">
              <wp:posOffset>8890</wp:posOffset>
            </wp:positionV>
            <wp:extent cx="4003964" cy="4003964"/>
            <wp:effectExtent l="0" t="0" r="0" b="0"/>
            <wp:wrapNone/>
            <wp:docPr id="1518307227" name="Grafik 15"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07227" name="Grafik 15" descr="Ein Bild, das Text, Screenshot, Diagramm, Reih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0724" cy="4010724"/>
                    </a:xfrm>
                    <a:prstGeom prst="rect">
                      <a:avLst/>
                    </a:prstGeom>
                  </pic:spPr>
                </pic:pic>
              </a:graphicData>
            </a:graphic>
            <wp14:sizeRelH relativeFrom="margin">
              <wp14:pctWidth>0</wp14:pctWidth>
            </wp14:sizeRelH>
            <wp14:sizeRelV relativeFrom="margin">
              <wp14:pctHeight>0</wp14:pctHeight>
            </wp14:sizeRelV>
          </wp:anchor>
        </w:drawing>
      </w:r>
    </w:p>
    <w:p w14:paraId="346C492F" w14:textId="75C9A232" w:rsidR="004C3640" w:rsidRDefault="004C3640" w:rsidP="00CF69CA">
      <w:pPr>
        <w:jc w:val="both"/>
        <w:rPr>
          <w:b/>
          <w:bCs/>
          <w:i/>
          <w:iCs/>
          <w:noProof/>
          <w:lang w:val="en-US"/>
        </w:rPr>
      </w:pPr>
      <w:r>
        <w:rPr>
          <w:noProof/>
          <w:lang w:val="en-US"/>
        </w:rPr>
        <mc:AlternateContent>
          <mc:Choice Requires="wps">
            <w:drawing>
              <wp:inline distT="0" distB="0" distL="0" distR="0" wp14:anchorId="173EBCAD" wp14:editId="096B3AD2">
                <wp:extent cx="304800" cy="304800"/>
                <wp:effectExtent l="0" t="0" r="0" b="0"/>
                <wp:docPr id="1892499126" name="Rechteck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ED2D99" id="Rechteck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F7CD3B" w14:textId="31531265" w:rsidR="006700A7" w:rsidRDefault="006700A7" w:rsidP="00CF69CA">
      <w:pPr>
        <w:jc w:val="both"/>
        <w:rPr>
          <w:b/>
          <w:bCs/>
          <w:i/>
          <w:iCs/>
          <w:noProof/>
          <w:lang w:val="en-US"/>
        </w:rPr>
      </w:pPr>
    </w:p>
    <w:p w14:paraId="06691B65" w14:textId="25A8C87F" w:rsidR="006700A7" w:rsidRDefault="006700A7" w:rsidP="00CF69CA">
      <w:pPr>
        <w:jc w:val="both"/>
        <w:rPr>
          <w:b/>
          <w:bCs/>
          <w:i/>
          <w:iCs/>
          <w:noProof/>
          <w:lang w:val="en-US"/>
        </w:rPr>
      </w:pPr>
    </w:p>
    <w:p w14:paraId="5E0161ED" w14:textId="73DD9764" w:rsidR="006700A7" w:rsidRDefault="006700A7" w:rsidP="00CF69CA">
      <w:pPr>
        <w:jc w:val="both"/>
        <w:rPr>
          <w:b/>
          <w:bCs/>
          <w:i/>
          <w:iCs/>
          <w:noProof/>
          <w:lang w:val="en-US"/>
        </w:rPr>
      </w:pPr>
    </w:p>
    <w:p w14:paraId="607B8A3B" w14:textId="0670024A" w:rsidR="006700A7" w:rsidRDefault="006700A7" w:rsidP="00CF69CA">
      <w:pPr>
        <w:jc w:val="both"/>
        <w:rPr>
          <w:b/>
          <w:bCs/>
          <w:i/>
          <w:iCs/>
          <w:noProof/>
          <w:lang w:val="en-US"/>
        </w:rPr>
      </w:pPr>
    </w:p>
    <w:p w14:paraId="19954E46" w14:textId="7B9A9BE9" w:rsidR="006700A7" w:rsidRDefault="006700A7" w:rsidP="00CF69CA">
      <w:pPr>
        <w:jc w:val="both"/>
        <w:rPr>
          <w:b/>
          <w:bCs/>
          <w:i/>
          <w:iCs/>
          <w:noProof/>
          <w:lang w:val="en-US"/>
        </w:rPr>
      </w:pPr>
    </w:p>
    <w:p w14:paraId="66024A29" w14:textId="77777777" w:rsidR="006700A7" w:rsidRDefault="006700A7" w:rsidP="00CF69CA">
      <w:pPr>
        <w:jc w:val="both"/>
        <w:rPr>
          <w:b/>
          <w:bCs/>
          <w:i/>
          <w:iCs/>
          <w:noProof/>
          <w:lang w:val="en-US"/>
        </w:rPr>
      </w:pPr>
    </w:p>
    <w:p w14:paraId="42061466" w14:textId="77777777" w:rsidR="006700A7" w:rsidRDefault="006700A7" w:rsidP="00CF69CA">
      <w:pPr>
        <w:jc w:val="both"/>
        <w:rPr>
          <w:b/>
          <w:bCs/>
          <w:i/>
          <w:iCs/>
          <w:noProof/>
          <w:lang w:val="en-US"/>
        </w:rPr>
      </w:pPr>
    </w:p>
    <w:p w14:paraId="6136B9BD" w14:textId="77777777" w:rsidR="006700A7" w:rsidRDefault="006700A7" w:rsidP="00CF69CA">
      <w:pPr>
        <w:jc w:val="both"/>
        <w:rPr>
          <w:b/>
          <w:bCs/>
          <w:i/>
          <w:iCs/>
          <w:noProof/>
          <w:lang w:val="en-US"/>
        </w:rPr>
      </w:pPr>
    </w:p>
    <w:p w14:paraId="5ACC9345" w14:textId="77777777" w:rsidR="006700A7" w:rsidRDefault="006700A7" w:rsidP="00CF69CA">
      <w:pPr>
        <w:jc w:val="both"/>
        <w:rPr>
          <w:b/>
          <w:bCs/>
          <w:i/>
          <w:iCs/>
          <w:noProof/>
          <w:lang w:val="en-US"/>
        </w:rPr>
      </w:pPr>
    </w:p>
    <w:p w14:paraId="64F0A4CB" w14:textId="77777777" w:rsidR="006700A7" w:rsidRDefault="006700A7" w:rsidP="00CF69CA">
      <w:pPr>
        <w:jc w:val="both"/>
        <w:rPr>
          <w:b/>
          <w:bCs/>
          <w:i/>
          <w:iCs/>
          <w:noProof/>
          <w:lang w:val="en-US"/>
        </w:rPr>
      </w:pPr>
    </w:p>
    <w:p w14:paraId="313CE631" w14:textId="77777777" w:rsidR="006700A7" w:rsidRDefault="006700A7" w:rsidP="00CF69CA">
      <w:pPr>
        <w:jc w:val="both"/>
        <w:rPr>
          <w:b/>
          <w:bCs/>
          <w:i/>
          <w:iCs/>
          <w:noProof/>
          <w:lang w:val="en-US"/>
        </w:rPr>
      </w:pPr>
    </w:p>
    <w:p w14:paraId="296B47BC" w14:textId="77777777" w:rsidR="006700A7" w:rsidRDefault="006700A7" w:rsidP="00CF69CA">
      <w:pPr>
        <w:jc w:val="both"/>
        <w:rPr>
          <w:b/>
          <w:bCs/>
          <w:i/>
          <w:iCs/>
          <w:noProof/>
          <w:lang w:val="en-US"/>
        </w:rPr>
      </w:pPr>
    </w:p>
    <w:p w14:paraId="3EF95A9D" w14:textId="77777777" w:rsidR="006700A7" w:rsidRDefault="006700A7" w:rsidP="00CF69CA">
      <w:pPr>
        <w:jc w:val="both"/>
        <w:rPr>
          <w:b/>
          <w:bCs/>
          <w:i/>
          <w:iCs/>
          <w:noProof/>
          <w:lang w:val="en-US"/>
        </w:rPr>
      </w:pPr>
    </w:p>
    <w:p w14:paraId="0E65DB76" w14:textId="77777777" w:rsidR="006700A7" w:rsidRDefault="006700A7" w:rsidP="00CF69CA">
      <w:pPr>
        <w:jc w:val="both"/>
        <w:rPr>
          <w:b/>
          <w:bCs/>
          <w:i/>
          <w:iCs/>
          <w:noProof/>
          <w:lang w:val="en-US"/>
        </w:rPr>
      </w:pPr>
    </w:p>
    <w:p w14:paraId="5F8AF54B" w14:textId="41CD7C0D" w:rsidR="006700A7" w:rsidRDefault="00A90C44" w:rsidP="00A90C44">
      <w:pPr>
        <w:tabs>
          <w:tab w:val="left" w:pos="5910"/>
        </w:tabs>
        <w:jc w:val="both"/>
        <w:rPr>
          <w:b/>
          <w:bCs/>
          <w:i/>
          <w:iCs/>
          <w:noProof/>
          <w:lang w:val="en-US"/>
        </w:rPr>
      </w:pPr>
      <w:r>
        <w:rPr>
          <w:b/>
          <w:bCs/>
          <w:i/>
          <w:iCs/>
          <w:noProof/>
          <w:lang w:val="en-US"/>
        </w:rPr>
        <w:tab/>
      </w:r>
    </w:p>
    <w:p w14:paraId="6BD9D9CD" w14:textId="77777777" w:rsidR="006700A7" w:rsidRDefault="006700A7" w:rsidP="00CF69CA">
      <w:pPr>
        <w:jc w:val="both"/>
        <w:rPr>
          <w:b/>
          <w:bCs/>
          <w:i/>
          <w:iCs/>
          <w:noProof/>
          <w:lang w:val="en-US"/>
        </w:rPr>
      </w:pPr>
    </w:p>
    <w:p w14:paraId="5E519D5B" w14:textId="77777777" w:rsidR="006700A7" w:rsidRDefault="006700A7" w:rsidP="00CF69CA">
      <w:pPr>
        <w:jc w:val="both"/>
        <w:rPr>
          <w:b/>
          <w:bCs/>
          <w:i/>
          <w:iCs/>
          <w:noProof/>
          <w:lang w:val="en-US"/>
        </w:rPr>
      </w:pPr>
    </w:p>
    <w:p w14:paraId="574A16A9" w14:textId="77777777" w:rsidR="006700A7" w:rsidRDefault="006700A7" w:rsidP="00CF69CA">
      <w:pPr>
        <w:jc w:val="both"/>
        <w:rPr>
          <w:b/>
          <w:bCs/>
          <w:i/>
          <w:iCs/>
          <w:noProof/>
          <w:lang w:val="en-US"/>
        </w:rPr>
      </w:pPr>
    </w:p>
    <w:p w14:paraId="4AA090B9" w14:textId="77777777" w:rsidR="006700A7" w:rsidRDefault="006700A7" w:rsidP="00CF69CA">
      <w:pPr>
        <w:jc w:val="both"/>
        <w:rPr>
          <w:b/>
          <w:bCs/>
          <w:i/>
          <w:iCs/>
          <w:noProof/>
          <w:lang w:val="en-US"/>
        </w:rPr>
      </w:pPr>
    </w:p>
    <w:p w14:paraId="129D0269" w14:textId="77777777" w:rsidR="006700A7" w:rsidRDefault="006700A7" w:rsidP="00CF69CA">
      <w:pPr>
        <w:jc w:val="both"/>
        <w:rPr>
          <w:b/>
          <w:bCs/>
          <w:i/>
          <w:iCs/>
          <w:noProof/>
          <w:lang w:val="en-US"/>
        </w:rPr>
      </w:pPr>
    </w:p>
    <w:p w14:paraId="35B02809" w14:textId="77777777" w:rsidR="006700A7" w:rsidRDefault="006700A7" w:rsidP="00CF69CA">
      <w:pPr>
        <w:jc w:val="both"/>
        <w:rPr>
          <w:b/>
          <w:bCs/>
          <w:i/>
          <w:iCs/>
          <w:lang w:val="en-US"/>
        </w:rPr>
      </w:pPr>
    </w:p>
    <w:p w14:paraId="77E9BF24" w14:textId="77777777" w:rsidR="004C3640" w:rsidRDefault="004C3640" w:rsidP="00CF69CA">
      <w:pPr>
        <w:jc w:val="both"/>
        <w:rPr>
          <w:b/>
          <w:bCs/>
          <w:i/>
          <w:iCs/>
          <w:lang w:val="en-US"/>
        </w:rPr>
      </w:pPr>
    </w:p>
    <w:p w14:paraId="64B8CAA0" w14:textId="531D7F9F" w:rsidR="004C3640" w:rsidRDefault="004C3640" w:rsidP="00CF69CA">
      <w:pPr>
        <w:jc w:val="both"/>
        <w:rPr>
          <w:b/>
          <w:bCs/>
          <w:i/>
          <w:iCs/>
          <w:lang w:val="en-US"/>
        </w:rPr>
      </w:pPr>
    </w:p>
    <w:p w14:paraId="553D276D" w14:textId="6BD09695" w:rsidR="00FE6D0A" w:rsidRPr="00367419" w:rsidRDefault="00CF69CA" w:rsidP="00367419">
      <w:pPr>
        <w:jc w:val="both"/>
        <w:rPr>
          <w:b/>
          <w:bCs/>
          <w:i/>
          <w:iCs/>
          <w:lang w:val="en-US"/>
        </w:rPr>
      </w:pPr>
      <w:r>
        <w:rPr>
          <w:b/>
          <w:bCs/>
          <w:i/>
          <w:iCs/>
          <w:lang w:val="en-US"/>
        </w:rPr>
        <w:t xml:space="preserve">Figure S.3: Correlation between support for revenue recycling options and </w:t>
      </w:r>
      <w:r w:rsidR="00A90C44">
        <w:rPr>
          <w:b/>
          <w:bCs/>
          <w:i/>
          <w:iCs/>
          <w:lang w:val="en-US"/>
        </w:rPr>
        <w:t>socio-</w:t>
      </w:r>
      <w:r>
        <w:rPr>
          <w:b/>
          <w:bCs/>
          <w:i/>
          <w:iCs/>
          <w:lang w:val="en-US"/>
        </w:rPr>
        <w:t>economic characteristics and voting preferences</w:t>
      </w:r>
      <w:r w:rsidR="00C6177F">
        <w:rPr>
          <w:b/>
          <w:bCs/>
          <w:i/>
          <w:iCs/>
          <w:lang w:val="en-US"/>
        </w:rPr>
        <w:t xml:space="preserve">. </w:t>
      </w:r>
      <w:r w:rsidR="00C6177F" w:rsidRPr="00C6177F">
        <w:rPr>
          <w:i/>
          <w:iCs/>
          <w:lang w:val="en-US"/>
        </w:rPr>
        <w:t>Note: the two panels show the coefficients from a single regression, where support for the different policy options is regressed on socio-economic indicators and voting preferences, as well as country-fixed effects (not shown).</w:t>
      </w:r>
      <w:r w:rsidR="00C6177F">
        <w:rPr>
          <w:b/>
          <w:bCs/>
          <w:i/>
          <w:iCs/>
          <w:lang w:val="en-US"/>
        </w:rPr>
        <w:t xml:space="preserve">  </w:t>
      </w:r>
    </w:p>
    <w:p w14:paraId="4A93E50F" w14:textId="77777777" w:rsidR="00CF69CA" w:rsidRDefault="00CF69CA" w:rsidP="00CF69CA">
      <w:pPr>
        <w:pStyle w:val="Paragraphedeliste"/>
        <w:jc w:val="both"/>
        <w:rPr>
          <w:b/>
          <w:bCs/>
          <w:i/>
          <w:iCs/>
          <w:lang w:val="en-US"/>
        </w:rPr>
      </w:pPr>
    </w:p>
    <w:p w14:paraId="7C10E8D4" w14:textId="31ADDBD8" w:rsidR="00911FD4" w:rsidRPr="008333A2" w:rsidRDefault="008333A2" w:rsidP="008333A2">
      <w:pPr>
        <w:pStyle w:val="Paragraphedeliste"/>
        <w:numPr>
          <w:ilvl w:val="1"/>
          <w:numId w:val="14"/>
        </w:numPr>
        <w:jc w:val="both"/>
        <w:rPr>
          <w:b/>
          <w:bCs/>
          <w:i/>
          <w:iCs/>
          <w:lang w:val="en-US"/>
        </w:rPr>
      </w:pPr>
      <w:r>
        <w:rPr>
          <w:b/>
          <w:bCs/>
          <w:i/>
          <w:iCs/>
          <w:lang w:val="en-US"/>
        </w:rPr>
        <w:t>Disaggregation by socio-economic characteristics and v</w:t>
      </w:r>
      <w:r w:rsidR="00911FD4" w:rsidRPr="008333A2">
        <w:rPr>
          <w:b/>
          <w:bCs/>
          <w:i/>
          <w:iCs/>
          <w:lang w:val="en-US"/>
        </w:rPr>
        <w:t>oting preferences</w:t>
      </w:r>
    </w:p>
    <w:p w14:paraId="37B4AF4B" w14:textId="77777777" w:rsidR="00911FD4" w:rsidRDefault="00911FD4" w:rsidP="00647381">
      <w:pPr>
        <w:jc w:val="both"/>
        <w:rPr>
          <w:lang w:val="en-US"/>
        </w:rPr>
      </w:pPr>
    </w:p>
    <w:p w14:paraId="178E6F8E" w14:textId="65BF3131" w:rsidR="001F1686" w:rsidRDefault="006521FA" w:rsidP="00647381">
      <w:pPr>
        <w:jc w:val="both"/>
        <w:rPr>
          <w:lang w:val="en-US"/>
        </w:rPr>
      </w:pPr>
      <w:r>
        <w:rPr>
          <w:lang w:val="en-US"/>
        </w:rPr>
        <w:t xml:space="preserve">As a recurrent pattern across all three countries, recycling revenues towards </w:t>
      </w:r>
      <w:r w:rsidR="003F7AE5" w:rsidRPr="001F1686">
        <w:rPr>
          <w:i/>
          <w:iCs/>
          <w:lang w:val="en-US"/>
        </w:rPr>
        <w:t>low-carbon</w:t>
      </w:r>
      <w:r w:rsidRPr="001F1686">
        <w:rPr>
          <w:i/>
          <w:iCs/>
          <w:lang w:val="en-US"/>
        </w:rPr>
        <w:t xml:space="preserve"> investments</w:t>
      </w:r>
      <w:r>
        <w:rPr>
          <w:lang w:val="en-US"/>
        </w:rPr>
        <w:t xml:space="preserve"> </w:t>
      </w:r>
      <w:r w:rsidR="001F1686">
        <w:rPr>
          <w:lang w:val="en-US"/>
        </w:rPr>
        <w:t xml:space="preserve">dominates </w:t>
      </w:r>
      <w:r w:rsidR="00D17B14">
        <w:rPr>
          <w:lang w:val="en-US"/>
        </w:rPr>
        <w:t xml:space="preserve">the </w:t>
      </w:r>
      <w:r w:rsidR="001F1686">
        <w:rPr>
          <w:lang w:val="en-US"/>
        </w:rPr>
        <w:t>other policy options</w:t>
      </w:r>
      <w:r w:rsidR="002C0ED2">
        <w:rPr>
          <w:lang w:val="en-US"/>
        </w:rPr>
        <w:t xml:space="preserve">, even when the data is disaggregated to socio-economic characteristics </w:t>
      </w:r>
      <w:r w:rsidR="00264463">
        <w:rPr>
          <w:lang w:val="en-US"/>
        </w:rPr>
        <w:t xml:space="preserve">(age, gender, income, employment status, education level, degree of urbanity) </w:t>
      </w:r>
      <w:r w:rsidR="002C0ED2">
        <w:rPr>
          <w:lang w:val="en-US"/>
        </w:rPr>
        <w:t>and voting preferences.</w:t>
      </w:r>
      <w:r w:rsidR="001F1686">
        <w:rPr>
          <w:lang w:val="en-US"/>
        </w:rPr>
        <w:t xml:space="preserve"> </w:t>
      </w:r>
      <w:r w:rsidR="000E5F61">
        <w:rPr>
          <w:lang w:val="en-US"/>
        </w:rPr>
        <w:t>N</w:t>
      </w:r>
      <w:r w:rsidR="001F1686">
        <w:rPr>
          <w:lang w:val="en-US"/>
        </w:rPr>
        <w:t xml:space="preserve">otable exception </w:t>
      </w:r>
      <w:r w:rsidR="000E5F61">
        <w:rPr>
          <w:lang w:val="en-US"/>
        </w:rPr>
        <w:t>are</w:t>
      </w:r>
      <w:r w:rsidR="001F1686">
        <w:rPr>
          <w:lang w:val="en-US"/>
        </w:rPr>
        <w:t xml:space="preserve"> the lowest-income quartile </w:t>
      </w:r>
      <w:r w:rsidR="000E5F61">
        <w:rPr>
          <w:lang w:val="en-US"/>
        </w:rPr>
        <w:t xml:space="preserve">and </w:t>
      </w:r>
      <w:r w:rsidR="000E5F61">
        <w:rPr>
          <w:lang w:val="en-US"/>
        </w:rPr>
        <w:lastRenderedPageBreak/>
        <w:t xml:space="preserve">lowest age group (18-25 years) </w:t>
      </w:r>
      <w:r w:rsidR="001F1686">
        <w:rPr>
          <w:lang w:val="en-US"/>
        </w:rPr>
        <w:t xml:space="preserve">in France, where support is maximized with </w:t>
      </w:r>
      <w:r w:rsidR="001F1686" w:rsidRPr="001F1686">
        <w:rPr>
          <w:i/>
          <w:iCs/>
          <w:lang w:val="en-US"/>
        </w:rPr>
        <w:t>targeted transfers + low-carbon investments</w:t>
      </w:r>
      <w:r w:rsidR="000E5F61">
        <w:rPr>
          <w:lang w:val="en-US"/>
        </w:rPr>
        <w:t xml:space="preserve">. </w:t>
      </w:r>
    </w:p>
    <w:p w14:paraId="250645BF" w14:textId="77777777" w:rsidR="001F1686" w:rsidRDefault="001F1686" w:rsidP="00647381">
      <w:pPr>
        <w:jc w:val="both"/>
        <w:rPr>
          <w:lang w:val="en-US"/>
        </w:rPr>
      </w:pPr>
    </w:p>
    <w:p w14:paraId="5B8E4A0F" w14:textId="6675411B" w:rsidR="002E36ED" w:rsidRDefault="000E5F61" w:rsidP="00647381">
      <w:pPr>
        <w:jc w:val="both"/>
        <w:rPr>
          <w:lang w:val="en-US"/>
        </w:rPr>
      </w:pPr>
      <w:r>
        <w:rPr>
          <w:i/>
          <w:iCs/>
          <w:lang w:val="en-US"/>
        </w:rPr>
        <w:t>T</w:t>
      </w:r>
      <w:r w:rsidR="001F1686" w:rsidRPr="001F1686">
        <w:rPr>
          <w:i/>
          <w:iCs/>
          <w:lang w:val="en-US"/>
        </w:rPr>
        <w:t>argeted transfers + low-carbon investments</w:t>
      </w:r>
      <w:r>
        <w:rPr>
          <w:i/>
          <w:iCs/>
          <w:lang w:val="en-US"/>
        </w:rPr>
        <w:t xml:space="preserve"> </w:t>
      </w:r>
      <w:r>
        <w:rPr>
          <w:lang w:val="en-US"/>
        </w:rPr>
        <w:t>are recurrently the second preferred option across socio-economic and political groups</w:t>
      </w:r>
      <w:r w:rsidR="001F1686">
        <w:rPr>
          <w:lang w:val="en-US"/>
        </w:rPr>
        <w:t>. Notable exceptions include far-right voters in France and Germany</w:t>
      </w:r>
      <w:r>
        <w:rPr>
          <w:lang w:val="en-US"/>
        </w:rPr>
        <w:t>. Among far-right voters in Germany, support for this option is even cut in half (17%), compared to low-carbon investments (32%).</w:t>
      </w:r>
    </w:p>
    <w:p w14:paraId="1EB31237" w14:textId="77777777" w:rsidR="000E5F61" w:rsidRDefault="000E5F61" w:rsidP="00647381">
      <w:pPr>
        <w:jc w:val="both"/>
        <w:rPr>
          <w:lang w:val="en-US"/>
        </w:rPr>
      </w:pPr>
    </w:p>
    <w:p w14:paraId="2DC90E14" w14:textId="049AF20A" w:rsidR="007564EC" w:rsidRPr="009F143C" w:rsidRDefault="007564EC" w:rsidP="007564EC">
      <w:pPr>
        <w:jc w:val="both"/>
        <w:rPr>
          <w:i/>
          <w:iCs/>
          <w:lang w:val="en-US"/>
        </w:rPr>
      </w:pPr>
    </w:p>
    <w:p w14:paraId="152DDE79" w14:textId="77777777" w:rsidR="007564EC" w:rsidRPr="00490CA9" w:rsidRDefault="007564EC" w:rsidP="007564EC">
      <w:pPr>
        <w:jc w:val="both"/>
        <w:rPr>
          <w:lang w:val="en-US"/>
        </w:rPr>
      </w:pPr>
      <w:r>
        <w:rPr>
          <w:noProof/>
          <w:lang w:val="en-US"/>
        </w:rPr>
        <w:drawing>
          <wp:inline distT="0" distB="0" distL="0" distR="0" wp14:anchorId="1F6D9CD3" wp14:editId="4B261FC5">
            <wp:extent cx="5731510" cy="3343275"/>
            <wp:effectExtent l="0" t="0" r="0" b="0"/>
            <wp:docPr id="939044502" name="Picture 5"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44502" name="Picture 5" descr="A graph of different colored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31F9AC42" w14:textId="77777777" w:rsidR="007564EC" w:rsidRPr="009F143C" w:rsidRDefault="007564EC" w:rsidP="007564EC">
      <w:pPr>
        <w:jc w:val="both"/>
        <w:rPr>
          <w:i/>
          <w:iCs/>
          <w:lang w:val="en-US"/>
        </w:rPr>
      </w:pPr>
      <w:r>
        <w:rPr>
          <w:b/>
          <w:bCs/>
          <w:i/>
          <w:iCs/>
          <w:lang w:val="en-US"/>
        </w:rPr>
        <w:t xml:space="preserve">Figure S.4: </w:t>
      </w:r>
      <w:r w:rsidRPr="009F143C">
        <w:rPr>
          <w:i/>
          <w:iCs/>
          <w:lang w:val="en-US"/>
        </w:rPr>
        <w:t>Difference in support for revenue recycling mechanisms between far-right voters and other voters</w:t>
      </w:r>
    </w:p>
    <w:p w14:paraId="1298B58D" w14:textId="5051CB51" w:rsidR="007564EC" w:rsidRPr="007564EC" w:rsidRDefault="007564EC" w:rsidP="007564EC">
      <w:pPr>
        <w:rPr>
          <w:lang w:val="en-US"/>
        </w:rPr>
      </w:pPr>
    </w:p>
    <w:p w14:paraId="065874BF" w14:textId="77777777" w:rsidR="007564EC" w:rsidRDefault="007564EC" w:rsidP="00647381">
      <w:pPr>
        <w:jc w:val="both"/>
        <w:rPr>
          <w:lang w:val="en-US"/>
        </w:rPr>
      </w:pPr>
    </w:p>
    <w:p w14:paraId="6DDA5490" w14:textId="77777777" w:rsidR="000E5F61" w:rsidRPr="00342270" w:rsidRDefault="000E5F61" w:rsidP="000E5F61">
      <w:pPr>
        <w:pStyle w:val="Paragraphedeliste"/>
        <w:numPr>
          <w:ilvl w:val="0"/>
          <w:numId w:val="14"/>
        </w:numPr>
        <w:jc w:val="both"/>
        <w:rPr>
          <w:b/>
          <w:bCs/>
          <w:lang w:val="en-US"/>
        </w:rPr>
      </w:pPr>
      <w:r w:rsidRPr="00342270">
        <w:rPr>
          <w:b/>
          <w:bCs/>
          <w:lang w:val="en-US"/>
        </w:rPr>
        <w:t>Summary and Discussion</w:t>
      </w:r>
    </w:p>
    <w:p w14:paraId="6BEB1CB5" w14:textId="77777777" w:rsidR="000E5F61" w:rsidRDefault="000E5F61" w:rsidP="000E5F61">
      <w:pPr>
        <w:jc w:val="both"/>
        <w:rPr>
          <w:b/>
          <w:bCs/>
          <w:i/>
          <w:iCs/>
          <w:lang w:val="en-US"/>
        </w:rPr>
      </w:pPr>
    </w:p>
    <w:p w14:paraId="28B2AB4C" w14:textId="7D770A34" w:rsidR="000E5F61" w:rsidRPr="00D951E4" w:rsidRDefault="00D951E4" w:rsidP="000E5F61">
      <w:pPr>
        <w:jc w:val="both"/>
        <w:rPr>
          <w:lang w:val="en-US"/>
        </w:rPr>
      </w:pPr>
      <w:r>
        <w:rPr>
          <w:lang w:val="en-US"/>
        </w:rPr>
        <w:t xml:space="preserve">Support for a European Union Climate Scheme </w:t>
      </w:r>
      <w:r w:rsidR="00DB7883">
        <w:rPr>
          <w:lang w:val="en-US"/>
        </w:rPr>
        <w:t xml:space="preserve">among respondents in France, Germany and Spain </w:t>
      </w:r>
      <w:r>
        <w:rPr>
          <w:lang w:val="en-US"/>
        </w:rPr>
        <w:t>is</w:t>
      </w:r>
      <w:r w:rsidR="00C65A98">
        <w:rPr>
          <w:lang w:val="en-US"/>
        </w:rPr>
        <w:t xml:space="preserve"> strongest when combined with low-carbon investments. </w:t>
      </w:r>
      <w:r w:rsidR="005356E4">
        <w:rPr>
          <w:lang w:val="en-US"/>
        </w:rPr>
        <w:t xml:space="preserve">The result is robust across different socio-economic characteristics and voting preferences. </w:t>
      </w:r>
      <w:r w:rsidR="00C41B49">
        <w:rPr>
          <w:lang w:val="en-US"/>
        </w:rPr>
        <w:t xml:space="preserve">With </w:t>
      </w:r>
      <w:r w:rsidR="001C42D2">
        <w:rPr>
          <w:lang w:val="en-US"/>
        </w:rPr>
        <w:t>low-carbon investments</w:t>
      </w:r>
      <w:r w:rsidR="00C65A98">
        <w:rPr>
          <w:lang w:val="en-US"/>
        </w:rPr>
        <w:t xml:space="preserve"> dominating </w:t>
      </w:r>
      <w:r w:rsidR="001C42D2">
        <w:rPr>
          <w:lang w:val="en-US"/>
        </w:rPr>
        <w:t xml:space="preserve">other policy </w:t>
      </w:r>
      <w:r w:rsidR="00E27A8F">
        <w:rPr>
          <w:lang w:val="en-US"/>
        </w:rPr>
        <w:t xml:space="preserve">combinations with </w:t>
      </w:r>
      <w:r w:rsidR="00A74BA6">
        <w:rPr>
          <w:lang w:val="en-US"/>
        </w:rPr>
        <w:t xml:space="preserve">more </w:t>
      </w:r>
      <w:r w:rsidR="0017027A">
        <w:rPr>
          <w:lang w:val="en-US"/>
        </w:rPr>
        <w:t>distributionally</w:t>
      </w:r>
      <w:r w:rsidR="00A74BA6">
        <w:rPr>
          <w:lang w:val="en-US"/>
        </w:rPr>
        <w:t>-geared</w:t>
      </w:r>
      <w:r w:rsidR="0017027A">
        <w:rPr>
          <w:lang w:val="en-US"/>
        </w:rPr>
        <w:t xml:space="preserve"> </w:t>
      </w:r>
      <w:r w:rsidR="00E27A8F">
        <w:rPr>
          <w:lang w:val="en-US"/>
        </w:rPr>
        <w:t>elements</w:t>
      </w:r>
      <w:r w:rsidR="0017027A">
        <w:rPr>
          <w:lang w:val="en-US"/>
        </w:rPr>
        <w:t xml:space="preserve"> </w:t>
      </w:r>
      <w:r w:rsidR="00FE7AC4">
        <w:rPr>
          <w:lang w:val="en-US"/>
        </w:rPr>
        <w:t>– targeted relief for vulnerable households</w:t>
      </w:r>
      <w:r w:rsidR="0017027A">
        <w:rPr>
          <w:lang w:val="en-US"/>
        </w:rPr>
        <w:t xml:space="preserve"> </w:t>
      </w:r>
      <w:r w:rsidR="00E27A8F">
        <w:rPr>
          <w:lang w:val="en-US"/>
        </w:rPr>
        <w:t xml:space="preserve">and </w:t>
      </w:r>
      <w:r w:rsidR="000052D1">
        <w:rPr>
          <w:lang w:val="en-US"/>
        </w:rPr>
        <w:t xml:space="preserve">uniform redistribution at the European or national level – </w:t>
      </w:r>
      <w:r w:rsidR="00AD4F50">
        <w:rPr>
          <w:lang w:val="en-US"/>
        </w:rPr>
        <w:t xml:space="preserve">effective mitigation and </w:t>
      </w:r>
      <w:r w:rsidR="00AE783E">
        <w:rPr>
          <w:lang w:val="en-US"/>
        </w:rPr>
        <w:t xml:space="preserve">financial </w:t>
      </w:r>
      <w:r w:rsidR="00D03979">
        <w:rPr>
          <w:lang w:val="en-US"/>
        </w:rPr>
        <w:t>support in the t</w:t>
      </w:r>
      <w:r w:rsidR="00AE783E">
        <w:rPr>
          <w:lang w:val="en-US"/>
        </w:rPr>
        <w:t>ransition towards green substitutes</w:t>
      </w:r>
      <w:r w:rsidR="003A538D">
        <w:rPr>
          <w:lang w:val="en-US"/>
        </w:rPr>
        <w:t xml:space="preserve"> seems to be the highest priority for climate policy </w:t>
      </w:r>
      <w:r w:rsidR="00BB0225">
        <w:rPr>
          <w:lang w:val="en-US"/>
        </w:rPr>
        <w:t>among the European citizenries.</w:t>
      </w:r>
      <w:r w:rsidR="005356E4">
        <w:rPr>
          <w:lang w:val="en-US"/>
        </w:rPr>
        <w:t xml:space="preserve"> </w:t>
      </w:r>
    </w:p>
    <w:p w14:paraId="4509A04D" w14:textId="77777777" w:rsidR="00D951E4" w:rsidRDefault="00D951E4" w:rsidP="000E5F61">
      <w:pPr>
        <w:jc w:val="both"/>
        <w:rPr>
          <w:b/>
          <w:bCs/>
          <w:lang w:val="en-US"/>
        </w:rPr>
      </w:pPr>
    </w:p>
    <w:p w14:paraId="7F37D806" w14:textId="77777777" w:rsidR="000E5F61" w:rsidRPr="00342270" w:rsidRDefault="000E5F61" w:rsidP="000E5F61">
      <w:pPr>
        <w:jc w:val="both"/>
        <w:rPr>
          <w:b/>
          <w:bCs/>
          <w:lang w:val="en-US"/>
        </w:rPr>
      </w:pPr>
    </w:p>
    <w:p w14:paraId="35E35BFF" w14:textId="77777777" w:rsidR="00D951E4" w:rsidRDefault="00D951E4" w:rsidP="000E5F61">
      <w:pPr>
        <w:pStyle w:val="Paragraphedeliste"/>
        <w:numPr>
          <w:ilvl w:val="0"/>
          <w:numId w:val="14"/>
        </w:numPr>
        <w:jc w:val="both"/>
        <w:rPr>
          <w:b/>
          <w:bCs/>
          <w:lang w:val="en-US"/>
        </w:rPr>
      </w:pPr>
      <w:r>
        <w:rPr>
          <w:b/>
          <w:bCs/>
          <w:lang w:val="en-US"/>
        </w:rPr>
        <w:t>Additional Material</w:t>
      </w:r>
    </w:p>
    <w:p w14:paraId="2E4633AD" w14:textId="77777777" w:rsidR="00D951E4" w:rsidRDefault="00D951E4" w:rsidP="00D951E4">
      <w:pPr>
        <w:pStyle w:val="Paragraphedeliste"/>
        <w:ind w:left="360"/>
        <w:jc w:val="both"/>
        <w:rPr>
          <w:b/>
          <w:bCs/>
          <w:lang w:val="en-US"/>
        </w:rPr>
      </w:pPr>
    </w:p>
    <w:p w14:paraId="69624538" w14:textId="319C4CBE" w:rsidR="000E5F61" w:rsidRPr="007D5B58" w:rsidRDefault="000E5F61" w:rsidP="00D951E4">
      <w:pPr>
        <w:jc w:val="both"/>
        <w:rPr>
          <w:lang w:val="en-US"/>
        </w:rPr>
      </w:pPr>
      <w:r w:rsidRPr="00D951E4">
        <w:rPr>
          <w:b/>
          <w:bCs/>
          <w:lang w:val="en-US"/>
        </w:rPr>
        <w:t>Questionnaire</w:t>
      </w:r>
      <w:r w:rsidR="0015746F">
        <w:rPr>
          <w:b/>
          <w:bCs/>
          <w:lang w:val="en-US"/>
        </w:rPr>
        <w:t xml:space="preserve"> </w:t>
      </w:r>
      <w:r w:rsidR="0015746F" w:rsidRPr="007D5B58">
        <w:rPr>
          <w:lang w:val="en-US"/>
        </w:rPr>
        <w:t xml:space="preserve">[To </w:t>
      </w:r>
      <w:r w:rsidR="007D5B58" w:rsidRPr="007D5B58">
        <w:rPr>
          <w:lang w:val="en-US"/>
        </w:rPr>
        <w:t xml:space="preserve">Do: </w:t>
      </w:r>
      <w:r w:rsidR="0015746F" w:rsidRPr="007D5B58">
        <w:rPr>
          <w:lang w:val="en-US"/>
        </w:rPr>
        <w:t>double check</w:t>
      </w:r>
      <w:r w:rsidR="007D5B58" w:rsidRPr="007D5B58">
        <w:rPr>
          <w:lang w:val="en-US"/>
        </w:rPr>
        <w:t xml:space="preserve"> and potentially add more</w:t>
      </w:r>
      <w:r w:rsidR="007D5B58">
        <w:rPr>
          <w:lang w:val="en-US"/>
        </w:rPr>
        <w:t xml:space="preserve"> on survey structure</w:t>
      </w:r>
      <w:r w:rsidR="0015746F" w:rsidRPr="007D5B58">
        <w:rPr>
          <w:lang w:val="en-US"/>
        </w:rPr>
        <w:t>]</w:t>
      </w:r>
    </w:p>
    <w:p w14:paraId="7A066189" w14:textId="77777777" w:rsidR="000E5F61" w:rsidRDefault="000E5F61" w:rsidP="000E5F61">
      <w:pPr>
        <w:jc w:val="both"/>
        <w:rPr>
          <w:b/>
          <w:bCs/>
          <w:lang w:val="en-US"/>
        </w:rPr>
      </w:pPr>
    </w:p>
    <w:p w14:paraId="61D8D00F" w14:textId="77777777" w:rsidR="000E5F61" w:rsidRPr="00D951E4" w:rsidRDefault="000E5F61" w:rsidP="00D951E4">
      <w:pPr>
        <w:ind w:firstLine="720"/>
        <w:jc w:val="both"/>
        <w:rPr>
          <w:b/>
          <w:bCs/>
          <w:i/>
          <w:iCs/>
          <w:lang w:val="en-US"/>
        </w:rPr>
      </w:pPr>
      <w:r w:rsidRPr="00D951E4">
        <w:rPr>
          <w:b/>
          <w:bCs/>
          <w:i/>
          <w:iCs/>
          <w:lang w:val="en-US"/>
        </w:rPr>
        <w:t>Global Climate Scheme</w:t>
      </w:r>
    </w:p>
    <w:p w14:paraId="55B2C310" w14:textId="77777777" w:rsidR="000E5F61" w:rsidRDefault="000E5F61" w:rsidP="000E5F61">
      <w:pPr>
        <w:jc w:val="both"/>
        <w:rPr>
          <w:b/>
          <w:bCs/>
          <w:i/>
          <w:iCs/>
          <w:lang w:val="en-US"/>
        </w:rPr>
      </w:pPr>
    </w:p>
    <w:p w14:paraId="60230FA7" w14:textId="77777777" w:rsidR="005760B4" w:rsidRDefault="000E5F61" w:rsidP="000E5F61">
      <w:pPr>
        <w:jc w:val="both"/>
        <w:rPr>
          <w:lang w:val="en-GB"/>
        </w:rPr>
      </w:pPr>
      <w:r>
        <w:rPr>
          <w:lang w:val="en-GB"/>
        </w:rPr>
        <w:t>“</w:t>
      </w:r>
      <w:r w:rsidRPr="006A47F6">
        <w:rPr>
          <w:lang w:val="en-GB"/>
        </w:rPr>
        <w:t>The GCS consists of global emissions trading with emission rights being auctioned each year to polluting firms, and of a global basic income, funded by the auction revenues. Using the price and emissions trajectories from the report by Stern &amp; Stiglitz (2017), and in particular a carbon price of $90/tCO2 in 2030, we estimate that the basic income would amount to $30 per month for each human above 15 (see details in Appendix E). We describe the GCS to the respondents as a “climate club” and we specify its redistributive effects: The 700 million people with less than $2/day would be lifted out of extreme poverty, and fossil fuel price increases would cost the typical person in their country a specified amount (see Appendix D for details). This median net cost is $85 in the U.S., e10 in France, e25 in Germany, e5 in Spain, £20 in the UK</w:t>
      </w:r>
      <w:r>
        <w:rPr>
          <w:lang w:val="en-GB"/>
        </w:rPr>
        <w:t xml:space="preserve">” </w:t>
      </w:r>
    </w:p>
    <w:p w14:paraId="45F22111" w14:textId="295294CC" w:rsidR="000E5F61" w:rsidRPr="000876BE" w:rsidRDefault="000E5F61" w:rsidP="000E5F61">
      <w:pPr>
        <w:jc w:val="both"/>
        <w:rPr>
          <w:b/>
          <w:bCs/>
          <w:i/>
          <w:iCs/>
          <w:lang w:val="en-US"/>
        </w:rPr>
      </w:pPr>
      <w:r>
        <w:rPr>
          <w:lang w:val="en-GB"/>
        </w:rPr>
        <w:t>(Fabre, Douenne &amp; Mattauch, 2023)</w:t>
      </w:r>
    </w:p>
    <w:p w14:paraId="74EB645C" w14:textId="77777777" w:rsidR="000E5F61" w:rsidRDefault="000E5F61" w:rsidP="000E5F61">
      <w:pPr>
        <w:jc w:val="both"/>
        <w:rPr>
          <w:b/>
          <w:bCs/>
          <w:i/>
          <w:iCs/>
          <w:lang w:val="en-US"/>
        </w:rPr>
      </w:pPr>
    </w:p>
    <w:p w14:paraId="05761FCD" w14:textId="77777777" w:rsidR="000E5F61" w:rsidRPr="00D951E4" w:rsidRDefault="000E5F61" w:rsidP="00D951E4">
      <w:pPr>
        <w:ind w:firstLine="720"/>
        <w:jc w:val="both"/>
        <w:rPr>
          <w:b/>
          <w:bCs/>
          <w:i/>
          <w:iCs/>
          <w:lang w:val="en-US"/>
        </w:rPr>
      </w:pPr>
      <w:r w:rsidRPr="00D951E4">
        <w:rPr>
          <w:b/>
          <w:bCs/>
          <w:i/>
          <w:iCs/>
          <w:lang w:val="en-US"/>
        </w:rPr>
        <w:t>Questionnaire</w:t>
      </w:r>
    </w:p>
    <w:p w14:paraId="1FAEB10C" w14:textId="77777777" w:rsidR="000E5F61" w:rsidRPr="000876BE" w:rsidRDefault="000E5F61" w:rsidP="000E5F61">
      <w:pPr>
        <w:jc w:val="both"/>
        <w:rPr>
          <w:b/>
          <w:bCs/>
          <w:i/>
          <w:iCs/>
          <w:lang w:val="en-US"/>
        </w:rPr>
      </w:pPr>
    </w:p>
    <w:p w14:paraId="0BCAEE55" w14:textId="77777777" w:rsidR="000E5F61" w:rsidRPr="000876BE" w:rsidRDefault="000E5F61" w:rsidP="000E5F61">
      <w:pPr>
        <w:jc w:val="both"/>
        <w:rPr>
          <w:i/>
          <w:iCs/>
          <w:lang w:val="en-GB"/>
        </w:rPr>
      </w:pPr>
      <w:r w:rsidRPr="000876BE">
        <w:rPr>
          <w:i/>
          <w:iCs/>
          <w:lang w:val="en-GB"/>
        </w:rPr>
        <w:t xml:space="preserve">In the following, we describe two policies, on which we will survey your opinion. To check that you have attentively read the descriptions, we will ask some understanding questions afterwards: those who get correct answers can win up to $150. </w:t>
      </w:r>
    </w:p>
    <w:p w14:paraId="0325E59C" w14:textId="77777777" w:rsidR="000E5F61" w:rsidRPr="000876BE" w:rsidRDefault="000E5F61" w:rsidP="000E5F61">
      <w:pPr>
        <w:jc w:val="both"/>
        <w:rPr>
          <w:i/>
          <w:iCs/>
          <w:lang w:val="en-GB"/>
        </w:rPr>
      </w:pPr>
    </w:p>
    <w:p w14:paraId="5FE64406" w14:textId="77777777" w:rsidR="000E5F61" w:rsidRPr="000876BE" w:rsidRDefault="000E5F61" w:rsidP="000E5F61">
      <w:pPr>
        <w:jc w:val="both"/>
        <w:rPr>
          <w:i/>
          <w:iCs/>
          <w:lang w:val="en-GB"/>
        </w:rPr>
      </w:pPr>
      <w:r w:rsidRPr="000876BE">
        <w:rPr>
          <w:i/>
          <w:iCs/>
          <w:lang w:val="en-GB"/>
        </w:rPr>
        <w:t xml:space="preserve">At the Paris agreement in 2015, all countries have agreed to contain global warming “well below +2 ◦C”. To limit global warming to this level, there is a maximum amount of greenhouse gases we can emit globally. To meet the climate target, a limited number of permits to emit greenhouse gases can be created globally. Polluting firms would be required to buy permits to cover their emissions. Such a policy would make fossil fuel companies pay for their emissions and progressively raise the price of fossil fuels. Higher prices would encourage people and companies to use less fossil fuels, reducing greenhouse gas emissions. </w:t>
      </w:r>
    </w:p>
    <w:p w14:paraId="1FCC766C" w14:textId="77777777" w:rsidR="000E5F61" w:rsidRPr="000876BE" w:rsidRDefault="000E5F61" w:rsidP="000E5F61">
      <w:pPr>
        <w:jc w:val="both"/>
        <w:rPr>
          <w:i/>
          <w:iCs/>
          <w:lang w:val="en-GB"/>
        </w:rPr>
      </w:pPr>
    </w:p>
    <w:p w14:paraId="01E7C85B" w14:textId="77777777" w:rsidR="000E5F61" w:rsidRPr="000876BE" w:rsidRDefault="000E5F61" w:rsidP="000E5F61">
      <w:pPr>
        <w:jc w:val="both"/>
        <w:rPr>
          <w:i/>
          <w:iCs/>
          <w:lang w:val="en-GB"/>
        </w:rPr>
      </w:pPr>
      <w:r w:rsidRPr="000876BE">
        <w:rPr>
          <w:i/>
          <w:iCs/>
          <w:lang w:val="en-GB"/>
        </w:rPr>
        <w:t xml:space="preserve">In accordance with the principle that each human has an equal right to pollute, the revenues generated by the sale of permits could finance a global basic income. Each adult in the world would receive [US1, US2: $30/month; UK: $30 (that is £25) per month; FR, DE, ES: e30/month], thereby lifting out of extreme poverty the 700 million people who earn less than $2/day. The typical [American] would lose out financially [US1, US2: $85, FR: e10, DE: e25, ES: e5, UK: £20] per month (as he or she would face [$115] per month in price increases, which is higher than the [$30] they would receive). The policy could be put in place as soon as countries </w:t>
      </w:r>
      <w:proofErr w:type="spellStart"/>
      <w:r w:rsidRPr="000876BE">
        <w:rPr>
          <w:i/>
          <w:iCs/>
          <w:lang w:val="en-GB"/>
        </w:rPr>
        <w:t>totaling</w:t>
      </w:r>
      <w:proofErr w:type="spellEnd"/>
      <w:r w:rsidRPr="000876BE">
        <w:rPr>
          <w:i/>
          <w:iCs/>
          <w:lang w:val="en-GB"/>
        </w:rPr>
        <w:t xml:space="preserve"> more than 60% of global emissions agree on it. Countries that would refuse to take part in the policy could face sanctions (like tariffs) from the rest of the World and would be excluded from the basic income.</w:t>
      </w:r>
    </w:p>
    <w:p w14:paraId="33FE0A99" w14:textId="77777777" w:rsidR="000E5F61" w:rsidRPr="000876BE" w:rsidRDefault="000E5F61" w:rsidP="000E5F61">
      <w:pPr>
        <w:jc w:val="both"/>
        <w:rPr>
          <w:i/>
          <w:iCs/>
          <w:lang w:val="en-GB"/>
        </w:rPr>
      </w:pPr>
    </w:p>
    <w:p w14:paraId="33E96AA0" w14:textId="77777777" w:rsidR="000E5F61" w:rsidRPr="000876BE" w:rsidRDefault="000E5F61" w:rsidP="000E5F61">
      <w:pPr>
        <w:jc w:val="both"/>
        <w:rPr>
          <w:i/>
          <w:iCs/>
          <w:lang w:val="en-GB"/>
        </w:rPr>
      </w:pPr>
      <w:r w:rsidRPr="000876BE">
        <w:rPr>
          <w:i/>
          <w:iCs/>
          <w:lang w:val="en-GB"/>
        </w:rPr>
        <w:t xml:space="preserve">Who would win or lose financially in the Global climate scheme? Three respondents with the expected answer will get [$]50 in points. </w:t>
      </w:r>
    </w:p>
    <w:p w14:paraId="1CAC3AD8" w14:textId="77777777" w:rsidR="000E5F61" w:rsidRPr="000876BE" w:rsidRDefault="000E5F61" w:rsidP="000E5F61">
      <w:pPr>
        <w:jc w:val="both"/>
        <w:rPr>
          <w:i/>
          <w:iCs/>
          <w:lang w:val="en-GB"/>
        </w:rPr>
      </w:pPr>
    </w:p>
    <w:p w14:paraId="165A2539" w14:textId="77777777" w:rsidR="000E5F61" w:rsidRPr="000876BE" w:rsidRDefault="000E5F61" w:rsidP="000E5F61">
      <w:pPr>
        <w:jc w:val="both"/>
        <w:rPr>
          <w:i/>
          <w:iCs/>
          <w:lang w:val="en-GB"/>
        </w:rPr>
      </w:pPr>
      <w:r w:rsidRPr="000876BE">
        <w:rPr>
          <w:i/>
          <w:iCs/>
          <w:lang w:val="en-GB"/>
        </w:rPr>
        <w:t>Typical [Americans] would win and the 700 million poorest humans would win</w:t>
      </w:r>
      <w:proofErr w:type="gramStart"/>
      <w:r w:rsidRPr="000876BE">
        <w:rPr>
          <w:i/>
          <w:iCs/>
          <w:lang w:val="en-GB"/>
        </w:rPr>
        <w:t>.;</w:t>
      </w:r>
      <w:proofErr w:type="gramEnd"/>
      <w:r w:rsidRPr="000876BE">
        <w:rPr>
          <w:i/>
          <w:iCs/>
          <w:lang w:val="en-GB"/>
        </w:rPr>
        <w:t xml:space="preserve"> </w:t>
      </w:r>
    </w:p>
    <w:p w14:paraId="1B52AA64" w14:textId="77777777" w:rsidR="000E5F61" w:rsidRPr="000876BE" w:rsidRDefault="000E5F61" w:rsidP="000E5F61">
      <w:pPr>
        <w:jc w:val="both"/>
        <w:rPr>
          <w:i/>
          <w:iCs/>
          <w:lang w:val="en-GB"/>
        </w:rPr>
      </w:pPr>
      <w:r w:rsidRPr="000876BE">
        <w:rPr>
          <w:i/>
          <w:iCs/>
          <w:lang w:val="en-GB"/>
        </w:rPr>
        <w:t>Typical [Americans] would win and the 700 million poorest humans would lose</w:t>
      </w:r>
      <w:proofErr w:type="gramStart"/>
      <w:r w:rsidRPr="000876BE">
        <w:rPr>
          <w:i/>
          <w:iCs/>
          <w:lang w:val="en-GB"/>
        </w:rPr>
        <w:t>.;</w:t>
      </w:r>
      <w:proofErr w:type="gramEnd"/>
      <w:r w:rsidRPr="000876BE">
        <w:rPr>
          <w:i/>
          <w:iCs/>
          <w:lang w:val="en-GB"/>
        </w:rPr>
        <w:t xml:space="preserve"> </w:t>
      </w:r>
    </w:p>
    <w:p w14:paraId="4D5F7806" w14:textId="77777777" w:rsidR="000E5F61" w:rsidRPr="000876BE" w:rsidRDefault="000E5F61" w:rsidP="000E5F61">
      <w:pPr>
        <w:jc w:val="both"/>
        <w:rPr>
          <w:i/>
          <w:iCs/>
          <w:lang w:val="en-GB"/>
        </w:rPr>
      </w:pPr>
      <w:r w:rsidRPr="000876BE">
        <w:rPr>
          <w:i/>
          <w:iCs/>
          <w:lang w:val="en-GB"/>
        </w:rPr>
        <w:t>Typical [Americans] would lose and the 700 million poorest humans would win</w:t>
      </w:r>
      <w:proofErr w:type="gramStart"/>
      <w:r w:rsidRPr="000876BE">
        <w:rPr>
          <w:i/>
          <w:iCs/>
          <w:lang w:val="en-GB"/>
        </w:rPr>
        <w:t>.;</w:t>
      </w:r>
      <w:proofErr w:type="gramEnd"/>
      <w:r w:rsidRPr="000876BE">
        <w:rPr>
          <w:i/>
          <w:iCs/>
          <w:lang w:val="en-GB"/>
        </w:rPr>
        <w:t xml:space="preserve"> </w:t>
      </w:r>
    </w:p>
    <w:p w14:paraId="628C52C6" w14:textId="77777777" w:rsidR="000E5F61" w:rsidRPr="000876BE" w:rsidRDefault="000E5F61" w:rsidP="000E5F61">
      <w:pPr>
        <w:jc w:val="both"/>
        <w:rPr>
          <w:i/>
          <w:iCs/>
          <w:lang w:val="en-GB"/>
        </w:rPr>
      </w:pPr>
      <w:r w:rsidRPr="000876BE">
        <w:rPr>
          <w:i/>
          <w:iCs/>
          <w:lang w:val="en-GB"/>
        </w:rPr>
        <w:t xml:space="preserve">Typical [Americans] would lose and the 700 million poorest humans would lose. </w:t>
      </w:r>
    </w:p>
    <w:p w14:paraId="3C50528B" w14:textId="77777777" w:rsidR="000E5F61" w:rsidRPr="000876BE" w:rsidRDefault="000E5F61" w:rsidP="000E5F61">
      <w:pPr>
        <w:jc w:val="both"/>
        <w:rPr>
          <w:i/>
          <w:iCs/>
          <w:lang w:val="en-GB"/>
        </w:rPr>
      </w:pPr>
    </w:p>
    <w:p w14:paraId="707B6573" w14:textId="77777777" w:rsidR="000E5F61" w:rsidRPr="000876BE" w:rsidRDefault="000E5F61" w:rsidP="000E5F61">
      <w:pPr>
        <w:jc w:val="both"/>
        <w:rPr>
          <w:i/>
          <w:iCs/>
          <w:lang w:val="en-GB"/>
        </w:rPr>
      </w:pPr>
      <w:r w:rsidRPr="000876BE">
        <w:rPr>
          <w:i/>
          <w:iCs/>
          <w:lang w:val="en-GB"/>
        </w:rPr>
        <w:lastRenderedPageBreak/>
        <w:t xml:space="preserve">[new page] For your information, the expected answer was Typical [Americans] would lose and 82 the 700 million poorest humans would win from the Global climate scheme. </w:t>
      </w:r>
    </w:p>
    <w:p w14:paraId="48EFED81" w14:textId="77777777" w:rsidR="000E5F61" w:rsidRPr="000876BE" w:rsidRDefault="000E5F61" w:rsidP="000E5F61">
      <w:pPr>
        <w:jc w:val="both"/>
        <w:rPr>
          <w:b/>
          <w:bCs/>
          <w:i/>
          <w:iCs/>
          <w:lang w:val="en-US"/>
        </w:rPr>
      </w:pPr>
    </w:p>
    <w:p w14:paraId="37774A1A" w14:textId="77777777" w:rsidR="000E5F61" w:rsidRPr="000876BE" w:rsidRDefault="000E5F61" w:rsidP="000E5F61">
      <w:pPr>
        <w:jc w:val="both"/>
        <w:rPr>
          <w:rFonts w:eastAsia="Times New Roman" w:cstheme="minorHAnsi"/>
          <w:i/>
          <w:iCs/>
          <w:lang w:val="en-US" w:eastAsia="de-DE"/>
        </w:rPr>
      </w:pPr>
    </w:p>
    <w:p w14:paraId="766291EC" w14:textId="77777777" w:rsidR="000E5F61" w:rsidRPr="000876BE" w:rsidRDefault="000E5F61" w:rsidP="000E5F61">
      <w:pPr>
        <w:jc w:val="both"/>
        <w:rPr>
          <w:rFonts w:eastAsia="Times New Roman" w:cstheme="minorHAnsi"/>
          <w:i/>
          <w:iCs/>
          <w:lang w:val="en-US" w:eastAsia="de-DE"/>
        </w:rPr>
      </w:pPr>
      <w:r w:rsidRPr="000876BE">
        <w:rPr>
          <w:rFonts w:eastAsia="Times New Roman" w:cstheme="minorHAnsi"/>
          <w:i/>
          <w:iCs/>
          <w:lang w:val="en-US" w:eastAsia="de-DE"/>
        </w:rPr>
        <w:t>(…)</w:t>
      </w:r>
    </w:p>
    <w:p w14:paraId="3E84F9B4" w14:textId="77777777" w:rsidR="000E5F61" w:rsidRPr="000876BE" w:rsidRDefault="000E5F61" w:rsidP="000E5F61">
      <w:pPr>
        <w:jc w:val="both"/>
        <w:rPr>
          <w:rFonts w:eastAsia="Times New Roman" w:cstheme="minorHAnsi"/>
          <w:i/>
          <w:iCs/>
          <w:lang w:val="en-US" w:eastAsia="de-DE"/>
        </w:rPr>
      </w:pPr>
    </w:p>
    <w:p w14:paraId="0E6C48AF" w14:textId="77777777" w:rsidR="000E5F61" w:rsidRPr="000876BE" w:rsidRDefault="000E5F61" w:rsidP="000E5F61">
      <w:pPr>
        <w:jc w:val="both"/>
        <w:rPr>
          <w:rFonts w:eastAsia="Times New Roman" w:cstheme="minorHAnsi"/>
          <w:i/>
          <w:iCs/>
          <w:lang w:val="en-US" w:eastAsia="de-DE"/>
        </w:rPr>
      </w:pPr>
      <w:r w:rsidRPr="000876BE">
        <w:rPr>
          <w:rFonts w:eastAsia="Times New Roman" w:cstheme="minorHAnsi"/>
          <w:i/>
          <w:iCs/>
          <w:lang w:val="en-US" w:eastAsia="de-DE"/>
        </w:rPr>
        <w:t>Similar to the Global Climate Scheme, the European Climate Scheme would impose a maximum amount of greenhouse gases we can emit across the EU. It would make polluters pay for their emissions, which in turn would increase fossil fuel prices and discourage polluting activities. Several options are possible regarding the use of the scheme’s revenues in the buildings and transport sectors:</w:t>
      </w:r>
    </w:p>
    <w:p w14:paraId="6B2D1054" w14:textId="77777777" w:rsidR="000E5F61" w:rsidRPr="000876BE" w:rsidRDefault="000E5F61" w:rsidP="000E5F61">
      <w:pPr>
        <w:jc w:val="both"/>
        <w:rPr>
          <w:rFonts w:eastAsia="Times New Roman" w:cstheme="minorHAnsi"/>
          <w:i/>
          <w:iCs/>
          <w:lang w:val="en-US" w:eastAsia="de-DE"/>
        </w:rPr>
      </w:pPr>
    </w:p>
    <w:p w14:paraId="3AD84D8B" w14:textId="77777777" w:rsidR="000E5F61" w:rsidRPr="000876BE" w:rsidRDefault="000E5F61" w:rsidP="000E5F61">
      <w:pPr>
        <w:pStyle w:val="Paragraphedeliste"/>
        <w:numPr>
          <w:ilvl w:val="0"/>
          <w:numId w:val="8"/>
        </w:numPr>
        <w:rPr>
          <w:rFonts w:eastAsia="Times New Roman" w:cstheme="minorHAnsi"/>
          <w:i/>
          <w:iCs/>
          <w:lang w:val="en-US" w:eastAsia="de-DE"/>
        </w:rPr>
      </w:pPr>
      <w:r w:rsidRPr="000876BE">
        <w:rPr>
          <w:rFonts w:cstheme="minorHAnsi"/>
          <w:i/>
          <w:iCs/>
          <w:lang w:val="en-US" w:eastAsia="de-DE"/>
        </w:rPr>
        <w:t>Provide an equal cash transfer of €105/year to each European adult.</w:t>
      </w:r>
    </w:p>
    <w:p w14:paraId="17239E0C" w14:textId="77777777" w:rsidR="000E5F61" w:rsidRPr="000876BE" w:rsidRDefault="000E5F61" w:rsidP="000E5F61">
      <w:pPr>
        <w:pStyle w:val="Paragraphedeliste"/>
        <w:numPr>
          <w:ilvl w:val="0"/>
          <w:numId w:val="8"/>
        </w:numPr>
        <w:rPr>
          <w:rFonts w:eastAsia="Times New Roman" w:cstheme="minorHAnsi"/>
          <w:i/>
          <w:iCs/>
          <w:lang w:val="en-US" w:eastAsia="de-DE"/>
        </w:rPr>
      </w:pPr>
      <w:r w:rsidRPr="000876BE">
        <w:rPr>
          <w:rFonts w:eastAsia="Times New Roman" w:cstheme="minorHAnsi"/>
          <w:i/>
          <w:iCs/>
          <w:lang w:val="en-US" w:eastAsia="de-DE"/>
        </w:rPr>
        <w:t>Provide a country-specific cash transfer to each European, proportional to their country’s emissions: people in countries with higher emissions per person (like Germany) would receive more than people in countries with lower emissions (like Romania). For information, people in [Germany/Spain] would receive [130/90</w:t>
      </w:r>
      <w:proofErr w:type="gramStart"/>
      <w:r w:rsidRPr="000876BE">
        <w:rPr>
          <w:rFonts w:eastAsia="Times New Roman" w:cstheme="minorHAnsi"/>
          <w:i/>
          <w:iCs/>
          <w:lang w:val="en-US" w:eastAsia="de-DE"/>
        </w:rPr>
        <w:t>]€</w:t>
      </w:r>
      <w:proofErr w:type="gramEnd"/>
      <w:r w:rsidRPr="000876BE">
        <w:rPr>
          <w:rFonts w:eastAsia="Times New Roman" w:cstheme="minorHAnsi"/>
          <w:i/>
          <w:iCs/>
          <w:lang w:val="en-US" w:eastAsia="de-DE"/>
        </w:rPr>
        <w:t>/year.</w:t>
      </w:r>
    </w:p>
    <w:p w14:paraId="4C72EFF3" w14:textId="77777777" w:rsidR="000E5F61" w:rsidRPr="000876BE" w:rsidRDefault="000E5F61" w:rsidP="000E5F61">
      <w:pPr>
        <w:pStyle w:val="Paragraphedeliste"/>
        <w:numPr>
          <w:ilvl w:val="0"/>
          <w:numId w:val="8"/>
        </w:numPr>
        <w:rPr>
          <w:rFonts w:eastAsia="Times New Roman" w:cstheme="minorHAnsi"/>
          <w:i/>
          <w:iCs/>
          <w:lang w:val="en-US" w:eastAsia="de-DE"/>
        </w:rPr>
      </w:pPr>
      <w:r w:rsidRPr="000876BE">
        <w:rPr>
          <w:rFonts w:cstheme="minorHAnsi"/>
          <w:i/>
          <w:iCs/>
          <w:lang w:val="en-US" w:eastAsia="de-DE"/>
        </w:rPr>
        <w:t xml:space="preserve">Finance low-carbon </w:t>
      </w:r>
      <w:r w:rsidRPr="000876BE">
        <w:rPr>
          <w:rFonts w:eastAsia="Times New Roman" w:cstheme="minorHAnsi"/>
          <w:i/>
          <w:iCs/>
          <w:lang w:val="en-US" w:eastAsia="de-DE"/>
        </w:rPr>
        <w:t xml:space="preserve">investments: </w:t>
      </w:r>
      <w:r w:rsidRPr="000876BE">
        <w:rPr>
          <w:rFonts w:cstheme="minorHAnsi"/>
          <w:i/>
          <w:iCs/>
          <w:lang w:val="en-US" w:eastAsia="de-DE"/>
        </w:rPr>
        <w:t>the thermal insulation of buildings, the switch to clean sources of heating, public transportation, and charging stations for electric vehicles.</w:t>
      </w:r>
    </w:p>
    <w:p w14:paraId="706C22F4" w14:textId="77777777" w:rsidR="000E5F61" w:rsidRPr="000876BE" w:rsidRDefault="000E5F61" w:rsidP="000E5F61">
      <w:pPr>
        <w:pStyle w:val="Paragraphedeliste"/>
        <w:numPr>
          <w:ilvl w:val="0"/>
          <w:numId w:val="8"/>
        </w:numPr>
        <w:rPr>
          <w:rFonts w:cstheme="minorHAnsi"/>
          <w:i/>
          <w:iCs/>
          <w:lang w:val="en-US" w:eastAsia="de-DE"/>
        </w:rPr>
      </w:pPr>
      <w:r w:rsidRPr="000876BE">
        <w:rPr>
          <w:rFonts w:cstheme="minorHAnsi"/>
          <w:i/>
          <w:iCs/>
          <w:lang w:val="en-US" w:eastAsia="de-DE"/>
        </w:rPr>
        <w:t>Provide</w:t>
      </w:r>
      <w:r w:rsidRPr="000876BE">
        <w:rPr>
          <w:rFonts w:eastAsia="Times New Roman" w:cstheme="minorHAnsi"/>
          <w:i/>
          <w:iCs/>
          <w:lang w:val="en-US" w:eastAsia="de-DE"/>
        </w:rPr>
        <w:t xml:space="preserve"> cash </w:t>
      </w:r>
      <w:r w:rsidRPr="000876BE">
        <w:rPr>
          <w:i/>
          <w:iCs/>
          <w:lang w:val="en-US" w:eastAsia="de-DE"/>
        </w:rPr>
        <w:t>transf</w:t>
      </w:r>
      <w:r w:rsidRPr="000876BE">
        <w:rPr>
          <w:rFonts w:eastAsia="Times New Roman" w:cstheme="minorHAnsi"/>
          <w:i/>
          <w:iCs/>
          <w:lang w:val="en-US" w:eastAsia="de-DE"/>
        </w:rPr>
        <w:t>ers</w:t>
      </w:r>
      <w:r w:rsidRPr="000876BE">
        <w:rPr>
          <w:rFonts w:cstheme="minorHAnsi"/>
          <w:i/>
          <w:iCs/>
          <w:lang w:val="en-US" w:eastAsia="de-DE"/>
        </w:rPr>
        <w:t xml:space="preserve"> to the most vulnerable half of Europeans and finance low-carbon </w:t>
      </w:r>
      <w:r w:rsidRPr="000876BE">
        <w:rPr>
          <w:rFonts w:eastAsia="Times New Roman" w:cstheme="minorHAnsi"/>
          <w:i/>
          <w:iCs/>
          <w:lang w:val="en-US" w:eastAsia="de-DE"/>
        </w:rPr>
        <w:t>investments</w:t>
      </w:r>
      <w:r w:rsidRPr="000876BE">
        <w:rPr>
          <w:rFonts w:cstheme="minorHAnsi"/>
          <w:i/>
          <w:iCs/>
          <w:lang w:val="en-US" w:eastAsia="de-DE"/>
        </w:rPr>
        <w:t>.</w:t>
      </w:r>
      <w:r w:rsidRPr="000876BE">
        <w:rPr>
          <w:rFonts w:cstheme="minorHAnsi"/>
          <w:i/>
          <w:iCs/>
          <w:lang w:val="en-US" w:eastAsia="de-DE"/>
        </w:rPr>
        <w:br/>
      </w:r>
    </w:p>
    <w:p w14:paraId="7F85D722" w14:textId="77777777" w:rsidR="000E5F61" w:rsidRPr="000876BE" w:rsidRDefault="000E5F61" w:rsidP="000E5F61">
      <w:pPr>
        <w:rPr>
          <w:rFonts w:eastAsia="Times New Roman" w:cstheme="minorHAnsi"/>
          <w:i/>
          <w:iCs/>
          <w:lang w:val="en-US" w:eastAsia="de-DE"/>
        </w:rPr>
      </w:pPr>
      <w:r w:rsidRPr="000876BE">
        <w:rPr>
          <w:rFonts w:eastAsia="Times New Roman" w:cstheme="minorHAnsi"/>
          <w:i/>
          <w:iCs/>
          <w:lang w:val="en-US" w:eastAsia="de-DE"/>
        </w:rPr>
        <w:br/>
      </w:r>
      <w:r w:rsidRPr="000876BE">
        <w:rPr>
          <w:rFonts w:eastAsia="Times New Roman" w:cstheme="minorHAnsi"/>
          <w:b/>
          <w:bCs/>
          <w:i/>
          <w:iCs/>
          <w:lang w:val="en-US" w:eastAsia="de-DE"/>
        </w:rPr>
        <w:t>Do you support or oppose the European Climate Scheme in case the revenue is used to</w:t>
      </w:r>
      <w:proofErr w:type="gramStart"/>
      <w:r w:rsidRPr="000876BE">
        <w:rPr>
          <w:rFonts w:eastAsia="Times New Roman" w:cstheme="minorHAnsi"/>
          <w:b/>
          <w:bCs/>
          <w:i/>
          <w:iCs/>
          <w:lang w:val="en-US" w:eastAsia="de-DE"/>
        </w:rPr>
        <w:t>… ?</w:t>
      </w:r>
      <w:proofErr w:type="gramEnd"/>
      <w:r w:rsidRPr="000876BE">
        <w:rPr>
          <w:rFonts w:eastAsia="Times New Roman" w:cstheme="minorHAnsi"/>
          <w:i/>
          <w:iCs/>
          <w:lang w:val="en-US" w:eastAsia="de-DE"/>
        </w:rPr>
        <w:br/>
        <w:t>(5-point Likert scale)</w:t>
      </w:r>
      <w:r w:rsidRPr="000876BE">
        <w:rPr>
          <w:rFonts w:eastAsia="Times New Roman" w:cstheme="minorHAnsi"/>
          <w:i/>
          <w:iCs/>
          <w:lang w:val="en-US" w:eastAsia="de-DE"/>
        </w:rPr>
        <w:br/>
      </w:r>
    </w:p>
    <w:p w14:paraId="4C9B3427" w14:textId="77777777" w:rsidR="000E5F61" w:rsidRPr="000876BE" w:rsidRDefault="000E5F61" w:rsidP="000E5F61">
      <w:pPr>
        <w:pStyle w:val="Paragraphedeliste"/>
        <w:numPr>
          <w:ilvl w:val="0"/>
          <w:numId w:val="9"/>
        </w:numPr>
        <w:jc w:val="both"/>
        <w:rPr>
          <w:rFonts w:eastAsia="Times New Roman" w:cstheme="minorHAnsi"/>
          <w:i/>
          <w:iCs/>
          <w:lang w:val="en-US" w:eastAsia="de-DE"/>
        </w:rPr>
      </w:pPr>
      <w:r w:rsidRPr="000876BE">
        <w:rPr>
          <w:rFonts w:eastAsia="Times New Roman" w:cstheme="minorHAnsi"/>
          <w:i/>
          <w:iCs/>
          <w:lang w:val="en-US" w:eastAsia="de-DE"/>
        </w:rPr>
        <w:t>Provide an equal cash transfer to each European</w:t>
      </w:r>
    </w:p>
    <w:p w14:paraId="792C9F4C" w14:textId="77777777" w:rsidR="000E5F61" w:rsidRPr="000876BE" w:rsidRDefault="000E5F61" w:rsidP="000E5F61">
      <w:pPr>
        <w:pStyle w:val="Paragraphedeliste"/>
        <w:numPr>
          <w:ilvl w:val="0"/>
          <w:numId w:val="9"/>
        </w:numPr>
        <w:jc w:val="both"/>
        <w:rPr>
          <w:rFonts w:eastAsia="Times New Roman" w:cstheme="minorHAnsi"/>
          <w:i/>
          <w:iCs/>
          <w:lang w:val="en-US" w:eastAsia="de-DE"/>
        </w:rPr>
      </w:pPr>
      <w:r w:rsidRPr="000876BE">
        <w:rPr>
          <w:rFonts w:eastAsia="Times New Roman" w:cstheme="minorHAnsi"/>
          <w:i/>
          <w:iCs/>
          <w:lang w:val="en-US" w:eastAsia="de-DE"/>
        </w:rPr>
        <w:t>Provide a country-specific cash transfer to each European</w:t>
      </w:r>
    </w:p>
    <w:p w14:paraId="3FE80C5D" w14:textId="77777777" w:rsidR="000E5F61" w:rsidRPr="000876BE" w:rsidRDefault="000E5F61" w:rsidP="000E5F61">
      <w:pPr>
        <w:pStyle w:val="Paragraphedeliste"/>
        <w:numPr>
          <w:ilvl w:val="0"/>
          <w:numId w:val="9"/>
        </w:numPr>
        <w:jc w:val="both"/>
        <w:rPr>
          <w:rFonts w:eastAsia="Times New Roman" w:cstheme="minorHAnsi"/>
          <w:i/>
          <w:iCs/>
          <w:lang w:val="en-US" w:eastAsia="de-DE"/>
        </w:rPr>
      </w:pPr>
      <w:r w:rsidRPr="000876BE">
        <w:rPr>
          <w:rFonts w:eastAsia="Times New Roman" w:cstheme="minorHAnsi"/>
          <w:i/>
          <w:iCs/>
          <w:lang w:val="en-US" w:eastAsia="de-DE"/>
        </w:rPr>
        <w:t>Finance low-carbon investments</w:t>
      </w:r>
    </w:p>
    <w:p w14:paraId="442F1909" w14:textId="77777777" w:rsidR="000E5F61" w:rsidRPr="000876BE" w:rsidRDefault="000E5F61" w:rsidP="000E5F61">
      <w:pPr>
        <w:pStyle w:val="Paragraphedeliste"/>
        <w:numPr>
          <w:ilvl w:val="0"/>
          <w:numId w:val="9"/>
        </w:numPr>
        <w:jc w:val="both"/>
        <w:rPr>
          <w:rFonts w:eastAsia="Times New Roman" w:cstheme="minorHAnsi"/>
          <w:i/>
          <w:iCs/>
          <w:lang w:val="en-US" w:eastAsia="de-DE"/>
        </w:rPr>
      </w:pPr>
      <w:r w:rsidRPr="000876BE">
        <w:rPr>
          <w:rFonts w:eastAsia="Times New Roman" w:cstheme="minorHAnsi"/>
          <w:i/>
          <w:iCs/>
          <w:lang w:val="en-US" w:eastAsia="de-DE"/>
        </w:rPr>
        <w:t>Provide cash transfers for the most vulnerable Europeans and low-carbon investments</w:t>
      </w:r>
    </w:p>
    <w:p w14:paraId="5DE05286" w14:textId="77777777" w:rsidR="000E5F61" w:rsidRPr="000876BE" w:rsidRDefault="000E5F61" w:rsidP="000E5F61">
      <w:pPr>
        <w:rPr>
          <w:rFonts w:eastAsia="Times New Roman" w:cstheme="minorHAnsi"/>
          <w:i/>
          <w:iCs/>
          <w:lang w:val="en-US" w:eastAsia="de-DE"/>
        </w:rPr>
      </w:pPr>
    </w:p>
    <w:p w14:paraId="01CAB9DF" w14:textId="77777777" w:rsidR="000E5F61" w:rsidRPr="000876BE" w:rsidRDefault="000E5F61" w:rsidP="000E5F61">
      <w:pPr>
        <w:rPr>
          <w:rFonts w:cstheme="minorHAnsi"/>
          <w:i/>
          <w:iCs/>
          <w:lang w:val="en-US"/>
        </w:rPr>
      </w:pPr>
    </w:p>
    <w:p w14:paraId="594955A9" w14:textId="77777777" w:rsidR="000E5F61" w:rsidRPr="000876BE" w:rsidRDefault="000E5F61" w:rsidP="000E5F61">
      <w:pPr>
        <w:rPr>
          <w:rFonts w:cstheme="minorHAnsi"/>
          <w:b/>
          <w:bCs/>
          <w:i/>
          <w:iCs/>
          <w:lang w:val="en-GB"/>
        </w:rPr>
      </w:pPr>
      <w:r w:rsidRPr="000876BE">
        <w:rPr>
          <w:rFonts w:cstheme="minorHAnsi"/>
          <w:b/>
          <w:bCs/>
          <w:i/>
          <w:iCs/>
          <w:lang w:val="en-GB"/>
        </w:rPr>
        <w:t>Conditional on: If there is little support (1 or 2 or 3 on 5-likert scale on all four options above):</w:t>
      </w:r>
    </w:p>
    <w:p w14:paraId="6D681055" w14:textId="77777777" w:rsidR="000E5F61" w:rsidRPr="000876BE" w:rsidRDefault="000E5F61" w:rsidP="000E5F61">
      <w:pPr>
        <w:rPr>
          <w:rFonts w:cstheme="minorHAnsi"/>
          <w:b/>
          <w:bCs/>
          <w:i/>
          <w:iCs/>
          <w:lang w:val="en-GB"/>
        </w:rPr>
      </w:pPr>
      <w:r w:rsidRPr="000876BE">
        <w:rPr>
          <w:rFonts w:cstheme="minorHAnsi"/>
          <w:b/>
          <w:bCs/>
          <w:i/>
          <w:iCs/>
          <w:lang w:val="en-GB"/>
        </w:rPr>
        <w:t>Why do you not support a European Climate Scheme? (Multiple answers possible)</w:t>
      </w:r>
    </w:p>
    <w:p w14:paraId="4C4778DA" w14:textId="77777777" w:rsidR="000E5F61" w:rsidRPr="000876BE" w:rsidRDefault="000E5F61" w:rsidP="000E5F61">
      <w:pPr>
        <w:pStyle w:val="Paragraphedeliste"/>
        <w:numPr>
          <w:ilvl w:val="0"/>
          <w:numId w:val="7"/>
        </w:numPr>
        <w:spacing w:after="160" w:line="259" w:lineRule="auto"/>
        <w:rPr>
          <w:rFonts w:cstheme="minorHAnsi"/>
          <w:i/>
          <w:iCs/>
          <w:lang w:val="en-GB"/>
        </w:rPr>
      </w:pPr>
      <w:r w:rsidRPr="000876BE">
        <w:rPr>
          <w:rFonts w:cstheme="minorHAnsi"/>
          <w:i/>
          <w:iCs/>
          <w:lang w:val="en-GB"/>
        </w:rPr>
        <w:t>I am opposed to climate policy being decided at the EU level, it should be decided at the national level.</w:t>
      </w:r>
    </w:p>
    <w:p w14:paraId="6CF4134B" w14:textId="77777777" w:rsidR="000E5F61" w:rsidRPr="000876BE" w:rsidRDefault="000E5F61" w:rsidP="000E5F61">
      <w:pPr>
        <w:pStyle w:val="Paragraphedeliste"/>
        <w:numPr>
          <w:ilvl w:val="0"/>
          <w:numId w:val="7"/>
        </w:numPr>
        <w:spacing w:after="160" w:line="259" w:lineRule="auto"/>
        <w:rPr>
          <w:rFonts w:cstheme="minorHAnsi"/>
          <w:i/>
          <w:iCs/>
          <w:lang w:val="en-GB"/>
        </w:rPr>
      </w:pPr>
      <w:r w:rsidRPr="000876BE">
        <w:rPr>
          <w:rFonts w:cstheme="minorHAnsi"/>
          <w:i/>
          <w:iCs/>
          <w:lang w:val="en-GB"/>
        </w:rPr>
        <w:t>I would prefer if the revenues were used in a different way than previously suggested</w:t>
      </w:r>
    </w:p>
    <w:p w14:paraId="6A9504C0" w14:textId="77777777" w:rsidR="000E5F61" w:rsidRPr="000876BE" w:rsidRDefault="000E5F61" w:rsidP="000E5F61">
      <w:pPr>
        <w:pStyle w:val="Paragraphedeliste"/>
        <w:numPr>
          <w:ilvl w:val="0"/>
          <w:numId w:val="7"/>
        </w:numPr>
        <w:spacing w:after="160" w:line="259" w:lineRule="auto"/>
        <w:rPr>
          <w:rFonts w:cstheme="minorHAnsi"/>
          <w:i/>
          <w:iCs/>
          <w:lang w:val="en-GB"/>
        </w:rPr>
      </w:pPr>
      <w:r w:rsidRPr="000876BE">
        <w:rPr>
          <w:rFonts w:cstheme="minorHAnsi"/>
          <w:i/>
          <w:iCs/>
          <w:lang w:val="en-GB"/>
        </w:rPr>
        <w:t>I would prefer if decreasing carbon emissions were regulated by other climate policies.</w:t>
      </w:r>
    </w:p>
    <w:p w14:paraId="71E43827" w14:textId="77777777" w:rsidR="000E5F61" w:rsidRPr="000876BE" w:rsidRDefault="000E5F61" w:rsidP="000E5F61">
      <w:pPr>
        <w:pStyle w:val="Paragraphedeliste"/>
        <w:numPr>
          <w:ilvl w:val="0"/>
          <w:numId w:val="7"/>
        </w:numPr>
        <w:spacing w:after="160" w:line="259" w:lineRule="auto"/>
        <w:rPr>
          <w:rFonts w:cstheme="minorHAnsi"/>
          <w:i/>
          <w:iCs/>
          <w:lang w:val="en-GB"/>
        </w:rPr>
      </w:pPr>
      <w:r w:rsidRPr="000876BE">
        <w:rPr>
          <w:rFonts w:cstheme="minorHAnsi"/>
          <w:i/>
          <w:iCs/>
          <w:lang w:val="en-GB"/>
        </w:rPr>
        <w:t>I am generally opposed to additional, or more ambitious, climate policies.</w:t>
      </w:r>
    </w:p>
    <w:p w14:paraId="5B4B1A6A" w14:textId="77777777" w:rsidR="000E5F61" w:rsidRPr="000876BE" w:rsidRDefault="000E5F61" w:rsidP="000E5F61">
      <w:pPr>
        <w:pStyle w:val="Paragraphedeliste"/>
        <w:numPr>
          <w:ilvl w:val="0"/>
          <w:numId w:val="7"/>
        </w:numPr>
        <w:spacing w:after="160" w:line="259" w:lineRule="auto"/>
        <w:rPr>
          <w:rFonts w:cstheme="minorHAnsi"/>
          <w:i/>
          <w:iCs/>
          <w:lang w:val="en-GB"/>
        </w:rPr>
      </w:pPr>
      <w:r w:rsidRPr="000876BE">
        <w:rPr>
          <w:rFonts w:cstheme="minorHAnsi"/>
          <w:i/>
          <w:iCs/>
          <w:lang w:val="en-GB"/>
        </w:rPr>
        <w:t>I do not fully understand how the European Climate Scheme is supposed to work.</w:t>
      </w:r>
    </w:p>
    <w:p w14:paraId="6CA2E9A6" w14:textId="176A1010" w:rsidR="000E5F61" w:rsidRPr="003953EC" w:rsidRDefault="000E5F61" w:rsidP="003953EC">
      <w:pPr>
        <w:pStyle w:val="Paragraphedeliste"/>
        <w:numPr>
          <w:ilvl w:val="0"/>
          <w:numId w:val="7"/>
        </w:numPr>
        <w:spacing w:after="160" w:line="259" w:lineRule="auto"/>
        <w:rPr>
          <w:rFonts w:cstheme="minorHAnsi"/>
          <w:i/>
          <w:iCs/>
          <w:lang w:val="en-GB"/>
        </w:rPr>
      </w:pPr>
      <w:r w:rsidRPr="000876BE">
        <w:rPr>
          <w:rFonts w:cstheme="minorHAnsi"/>
          <w:i/>
          <w:iCs/>
          <w:lang w:val="en-GB"/>
        </w:rPr>
        <w:t>Don't know</w:t>
      </w:r>
    </w:p>
    <w:p w14:paraId="2AEF406F" w14:textId="77777777" w:rsidR="00622B1D" w:rsidRDefault="00622B1D">
      <w:pPr>
        <w:rPr>
          <w:b/>
          <w:bCs/>
          <w:i/>
          <w:iCs/>
          <w:lang w:val="en-US"/>
        </w:rPr>
      </w:pPr>
      <w:r>
        <w:rPr>
          <w:b/>
          <w:bCs/>
          <w:i/>
          <w:iCs/>
          <w:lang w:val="en-US"/>
        </w:rPr>
        <w:br w:type="page"/>
      </w:r>
    </w:p>
    <w:p w14:paraId="1C5F7DA2" w14:textId="04F44B09" w:rsidR="005B2BDC" w:rsidRPr="000876BE" w:rsidRDefault="005B2BDC" w:rsidP="00647381">
      <w:pPr>
        <w:jc w:val="both"/>
        <w:rPr>
          <w:i/>
          <w:iCs/>
          <w:lang w:val="en-US"/>
        </w:rPr>
      </w:pPr>
      <w:r w:rsidRPr="009F143C">
        <w:rPr>
          <w:b/>
          <w:bCs/>
          <w:i/>
          <w:iCs/>
          <w:lang w:val="en-US"/>
        </w:rPr>
        <w:lastRenderedPageBreak/>
        <w:t>Figure S.</w:t>
      </w:r>
      <w:r w:rsidR="00ED6455">
        <w:rPr>
          <w:b/>
          <w:bCs/>
          <w:i/>
          <w:iCs/>
          <w:lang w:val="en-US"/>
        </w:rPr>
        <w:t>5</w:t>
      </w:r>
      <w:r w:rsidRPr="009F143C">
        <w:rPr>
          <w:b/>
          <w:bCs/>
          <w:i/>
          <w:iCs/>
          <w:lang w:val="en-US"/>
        </w:rPr>
        <w:t>:</w:t>
      </w:r>
      <w:r w:rsidRPr="009F143C">
        <w:rPr>
          <w:i/>
          <w:iCs/>
          <w:lang w:val="en-US"/>
        </w:rPr>
        <w:t xml:space="preserve">  Disaggregation of support for recycling options by voting preferences </w:t>
      </w:r>
    </w:p>
    <w:p w14:paraId="55ABAB3C" w14:textId="77777777" w:rsidR="005B2BDC" w:rsidRDefault="005B2BDC" w:rsidP="00647381">
      <w:pPr>
        <w:jc w:val="both"/>
        <w:rPr>
          <w:lang w:val="en-US"/>
        </w:rPr>
      </w:pPr>
    </w:p>
    <w:p w14:paraId="561A0935" w14:textId="00883277" w:rsidR="005B2BDC" w:rsidRDefault="005B2BDC" w:rsidP="00647381">
      <w:pPr>
        <w:jc w:val="both"/>
        <w:rPr>
          <w:lang w:val="en-US"/>
        </w:rPr>
      </w:pPr>
      <w:r>
        <w:rPr>
          <w:noProof/>
          <w:lang w:val="en-US"/>
        </w:rPr>
        <w:drawing>
          <wp:inline distT="0" distB="0" distL="0" distR="0" wp14:anchorId="0404A346" wp14:editId="3818B703">
            <wp:extent cx="5731510" cy="2865755"/>
            <wp:effectExtent l="0" t="0" r="0" b="4445"/>
            <wp:docPr id="190982105"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2105" name="Picture 6" descr="A graph of different colored ba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AAABE05" w14:textId="2319D434" w:rsidR="005C6A8D" w:rsidRDefault="005C6A8D" w:rsidP="00647381">
      <w:pPr>
        <w:jc w:val="both"/>
        <w:rPr>
          <w:b/>
          <w:bCs/>
          <w:i/>
          <w:iCs/>
          <w:lang w:val="en-US"/>
        </w:rPr>
      </w:pPr>
      <w:r>
        <w:rPr>
          <w:noProof/>
          <w:lang w:val="en-US"/>
        </w:rPr>
        <w:drawing>
          <wp:inline distT="0" distB="0" distL="0" distR="0" wp14:anchorId="30EEA18A" wp14:editId="199E88F2">
            <wp:extent cx="5731510" cy="2865755"/>
            <wp:effectExtent l="0" t="0" r="0" b="4445"/>
            <wp:docPr id="290384039"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84039" name="Picture 2" descr="A graph of different colored b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12BEBAF4" w14:textId="77777777" w:rsidR="005C6A8D" w:rsidRDefault="005C6A8D" w:rsidP="00647381">
      <w:pPr>
        <w:jc w:val="both"/>
        <w:rPr>
          <w:b/>
          <w:bCs/>
          <w:i/>
          <w:iCs/>
          <w:lang w:val="en-US"/>
        </w:rPr>
      </w:pPr>
    </w:p>
    <w:p w14:paraId="177A8195" w14:textId="7830A07D" w:rsidR="005C6A8D" w:rsidRDefault="005B2BDC" w:rsidP="00647381">
      <w:pPr>
        <w:jc w:val="both"/>
        <w:rPr>
          <w:b/>
          <w:bCs/>
          <w:i/>
          <w:iCs/>
          <w:lang w:val="en-US"/>
        </w:rPr>
      </w:pPr>
      <w:r>
        <w:rPr>
          <w:b/>
          <w:bCs/>
          <w:i/>
          <w:iCs/>
          <w:noProof/>
          <w:lang w:val="en-US"/>
        </w:rPr>
        <w:lastRenderedPageBreak/>
        <w:drawing>
          <wp:inline distT="0" distB="0" distL="0" distR="0" wp14:anchorId="7C89E0B4" wp14:editId="72A8B40E">
            <wp:extent cx="5731510" cy="2865755"/>
            <wp:effectExtent l="0" t="0" r="0" b="4445"/>
            <wp:docPr id="85521543"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1543" name="Picture 7" descr="A graph of different colored ba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0ADE28F" w14:textId="7C4AA744" w:rsidR="0078088B" w:rsidRDefault="005B2BDC" w:rsidP="00647381">
      <w:pPr>
        <w:jc w:val="both"/>
        <w:rPr>
          <w:b/>
          <w:bCs/>
          <w:i/>
          <w:iCs/>
          <w:lang w:val="en-US"/>
        </w:rPr>
      </w:pPr>
      <w:r>
        <w:rPr>
          <w:b/>
          <w:bCs/>
          <w:i/>
          <w:iCs/>
          <w:noProof/>
          <w:lang w:val="en-US"/>
        </w:rPr>
        <w:drawing>
          <wp:inline distT="0" distB="0" distL="0" distR="0" wp14:anchorId="56FFC99F" wp14:editId="7BB03945">
            <wp:extent cx="5731510" cy="2865755"/>
            <wp:effectExtent l="0" t="0" r="0" b="4445"/>
            <wp:docPr id="1894192045" name="Picture 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92045" name="Picture 8" descr="A graph of different colored ba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F0E2D84" w14:textId="77777777" w:rsidR="005B2BDC" w:rsidRDefault="005B2BDC" w:rsidP="00647381">
      <w:pPr>
        <w:jc w:val="both"/>
        <w:rPr>
          <w:b/>
          <w:bCs/>
          <w:i/>
          <w:iCs/>
          <w:lang w:val="en-US"/>
        </w:rPr>
      </w:pPr>
    </w:p>
    <w:p w14:paraId="039053D0" w14:textId="77777777" w:rsidR="00622B1D" w:rsidRDefault="00622B1D">
      <w:pPr>
        <w:rPr>
          <w:b/>
          <w:bCs/>
        </w:rPr>
      </w:pPr>
      <w:r>
        <w:rPr>
          <w:b/>
          <w:bCs/>
        </w:rPr>
        <w:br w:type="page"/>
      </w:r>
    </w:p>
    <w:p w14:paraId="4F2388D3" w14:textId="715C78B9" w:rsidR="00377EE8" w:rsidRPr="009A2DF8" w:rsidRDefault="007F4258" w:rsidP="00622B1D">
      <w:pPr>
        <w:pStyle w:val="Paragraphedeliste"/>
        <w:ind w:left="360"/>
        <w:jc w:val="both"/>
        <w:rPr>
          <w:b/>
          <w:bCs/>
          <w:lang w:val="en-US"/>
        </w:rPr>
      </w:pPr>
      <w:r w:rsidRPr="003953EC">
        <w:rPr>
          <w:b/>
          <w:bCs/>
          <w:lang w:val="en-GB"/>
        </w:rPr>
        <w:lastRenderedPageBreak/>
        <w:t xml:space="preserve">Further </w:t>
      </w:r>
      <w:r w:rsidR="00377EE8" w:rsidRPr="003953EC">
        <w:rPr>
          <w:b/>
          <w:bCs/>
          <w:lang w:val="en-GB"/>
        </w:rPr>
        <w:t>Tables</w:t>
      </w:r>
    </w:p>
    <w:p w14:paraId="2B43A483" w14:textId="77777777" w:rsidR="00D70C5E" w:rsidRDefault="00D70C5E" w:rsidP="00647381">
      <w:pPr>
        <w:jc w:val="both"/>
        <w:rPr>
          <w:b/>
          <w:bCs/>
          <w:lang w:val="en-US"/>
        </w:rPr>
      </w:pPr>
    </w:p>
    <w:p w14:paraId="02760B0F" w14:textId="0331E300" w:rsidR="00F728FC" w:rsidRPr="00F728FC" w:rsidRDefault="009A2DF8" w:rsidP="00647381">
      <w:pPr>
        <w:jc w:val="both"/>
        <w:rPr>
          <w:i/>
          <w:iCs/>
          <w:lang w:val="en-US"/>
        </w:rPr>
      </w:pPr>
      <w:r w:rsidRPr="009A2DF8">
        <w:rPr>
          <w:b/>
          <w:bCs/>
          <w:i/>
          <w:iCs/>
          <w:lang w:val="en-US"/>
        </w:rPr>
        <w:t>Table S.1:</w:t>
      </w:r>
      <w:r w:rsidRPr="009A2DF8">
        <w:rPr>
          <w:i/>
          <w:iCs/>
          <w:lang w:val="en-US"/>
        </w:rPr>
        <w:t xml:space="preserve"> Representativeness across sampled countries</w:t>
      </w:r>
    </w:p>
    <w:p w14:paraId="29A72E17" w14:textId="716DAA51" w:rsidR="009A2DF8" w:rsidRDefault="009A2DF8" w:rsidP="00647381">
      <w:pPr>
        <w:jc w:val="both"/>
        <w:rPr>
          <w:b/>
          <w:bCs/>
          <w:lang w:val="en-US"/>
        </w:rPr>
      </w:pPr>
      <w:r>
        <w:rPr>
          <w:b/>
          <w:bCs/>
          <w:noProof/>
          <w:sz w:val="28"/>
          <w:szCs w:val="28"/>
          <w:lang w:val="en-US"/>
        </w:rPr>
        <w:drawing>
          <wp:anchor distT="0" distB="0" distL="114300" distR="114300" simplePos="0" relativeHeight="251661312" behindDoc="0" locked="0" layoutInCell="1" allowOverlap="1" wp14:anchorId="6DD5A029" wp14:editId="0A5EB265">
            <wp:simplePos x="0" y="0"/>
            <wp:positionH relativeFrom="column">
              <wp:posOffset>10160</wp:posOffset>
            </wp:positionH>
            <wp:positionV relativeFrom="paragraph">
              <wp:posOffset>100330</wp:posOffset>
            </wp:positionV>
            <wp:extent cx="5638800" cy="8030124"/>
            <wp:effectExtent l="0" t="0" r="0" b="0"/>
            <wp:wrapNone/>
            <wp:docPr id="18749856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85600" name="Picture 1"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38800" cy="8030124"/>
                    </a:xfrm>
                    <a:prstGeom prst="rect">
                      <a:avLst/>
                    </a:prstGeom>
                  </pic:spPr>
                </pic:pic>
              </a:graphicData>
            </a:graphic>
            <wp14:sizeRelH relativeFrom="page">
              <wp14:pctWidth>0</wp14:pctWidth>
            </wp14:sizeRelH>
            <wp14:sizeRelV relativeFrom="page">
              <wp14:pctHeight>0</wp14:pctHeight>
            </wp14:sizeRelV>
          </wp:anchor>
        </w:drawing>
      </w:r>
    </w:p>
    <w:p w14:paraId="625A8ABD" w14:textId="66399361" w:rsidR="009A2DF8" w:rsidRDefault="009A2DF8" w:rsidP="00647381">
      <w:pPr>
        <w:jc w:val="both"/>
        <w:rPr>
          <w:b/>
          <w:bCs/>
          <w:lang w:val="en-US"/>
        </w:rPr>
      </w:pPr>
    </w:p>
    <w:p w14:paraId="66AC3699" w14:textId="0882BA2E" w:rsidR="009A2DF8" w:rsidRDefault="009A2DF8" w:rsidP="00647381">
      <w:pPr>
        <w:jc w:val="both"/>
        <w:rPr>
          <w:b/>
          <w:bCs/>
          <w:lang w:val="en-US"/>
        </w:rPr>
      </w:pPr>
    </w:p>
    <w:p w14:paraId="5743D226" w14:textId="3F1AD468" w:rsidR="009A2DF8" w:rsidRDefault="009A2DF8" w:rsidP="00647381">
      <w:pPr>
        <w:jc w:val="both"/>
        <w:rPr>
          <w:b/>
          <w:bCs/>
          <w:lang w:val="en-US"/>
        </w:rPr>
      </w:pPr>
    </w:p>
    <w:p w14:paraId="75FBEA8B" w14:textId="77777777" w:rsidR="009A2DF8" w:rsidRDefault="009A2DF8" w:rsidP="00647381">
      <w:pPr>
        <w:jc w:val="both"/>
        <w:rPr>
          <w:b/>
          <w:bCs/>
          <w:lang w:val="en-US"/>
        </w:rPr>
      </w:pPr>
    </w:p>
    <w:p w14:paraId="2C435325" w14:textId="672D3F51" w:rsidR="009A2DF8" w:rsidRDefault="009A2DF8" w:rsidP="00647381">
      <w:pPr>
        <w:jc w:val="both"/>
        <w:rPr>
          <w:b/>
          <w:bCs/>
          <w:lang w:val="en-US"/>
        </w:rPr>
      </w:pPr>
    </w:p>
    <w:p w14:paraId="0A248328" w14:textId="77777777" w:rsidR="009A2DF8" w:rsidRDefault="009A2DF8" w:rsidP="00647381">
      <w:pPr>
        <w:jc w:val="both"/>
        <w:rPr>
          <w:b/>
          <w:bCs/>
          <w:lang w:val="en-US"/>
        </w:rPr>
      </w:pPr>
    </w:p>
    <w:p w14:paraId="5F804514" w14:textId="77777777" w:rsidR="009A2DF8" w:rsidRDefault="009A2DF8" w:rsidP="00647381">
      <w:pPr>
        <w:jc w:val="both"/>
        <w:rPr>
          <w:b/>
          <w:bCs/>
          <w:lang w:val="en-US"/>
        </w:rPr>
      </w:pPr>
    </w:p>
    <w:p w14:paraId="75E62600" w14:textId="77777777" w:rsidR="009A2DF8" w:rsidRDefault="009A2DF8" w:rsidP="00647381">
      <w:pPr>
        <w:jc w:val="both"/>
        <w:rPr>
          <w:b/>
          <w:bCs/>
          <w:lang w:val="en-US"/>
        </w:rPr>
      </w:pPr>
    </w:p>
    <w:p w14:paraId="318F9E39" w14:textId="77777777" w:rsidR="009A2DF8" w:rsidRDefault="009A2DF8" w:rsidP="00647381">
      <w:pPr>
        <w:jc w:val="both"/>
        <w:rPr>
          <w:b/>
          <w:bCs/>
          <w:lang w:val="en-US"/>
        </w:rPr>
      </w:pPr>
    </w:p>
    <w:p w14:paraId="71A6D459" w14:textId="77777777" w:rsidR="009A2DF8" w:rsidRDefault="009A2DF8" w:rsidP="00647381">
      <w:pPr>
        <w:jc w:val="both"/>
        <w:rPr>
          <w:b/>
          <w:bCs/>
          <w:lang w:val="en-US"/>
        </w:rPr>
      </w:pPr>
    </w:p>
    <w:p w14:paraId="6DF45727" w14:textId="24FF537B" w:rsidR="009A2DF8" w:rsidRDefault="009A2DF8" w:rsidP="00647381">
      <w:pPr>
        <w:jc w:val="both"/>
        <w:rPr>
          <w:b/>
          <w:bCs/>
          <w:lang w:val="en-US"/>
        </w:rPr>
      </w:pPr>
    </w:p>
    <w:p w14:paraId="5E283FEB" w14:textId="77777777" w:rsidR="009A2DF8" w:rsidRDefault="009A2DF8" w:rsidP="00647381">
      <w:pPr>
        <w:jc w:val="both"/>
        <w:rPr>
          <w:b/>
          <w:bCs/>
          <w:lang w:val="en-US"/>
        </w:rPr>
      </w:pPr>
    </w:p>
    <w:p w14:paraId="42A0B3A0" w14:textId="77777777" w:rsidR="009A2DF8" w:rsidRDefault="009A2DF8" w:rsidP="00647381">
      <w:pPr>
        <w:jc w:val="both"/>
        <w:rPr>
          <w:b/>
          <w:bCs/>
          <w:lang w:val="en-US"/>
        </w:rPr>
      </w:pPr>
    </w:p>
    <w:p w14:paraId="71AAD6B7" w14:textId="72FEA200" w:rsidR="009A2DF8" w:rsidRDefault="009A2DF8" w:rsidP="00647381">
      <w:pPr>
        <w:jc w:val="both"/>
        <w:rPr>
          <w:b/>
          <w:bCs/>
          <w:lang w:val="en-US"/>
        </w:rPr>
      </w:pPr>
    </w:p>
    <w:p w14:paraId="02BEE4BC" w14:textId="0E8A79C1" w:rsidR="009A2DF8" w:rsidRDefault="009A2DF8" w:rsidP="00647381">
      <w:pPr>
        <w:jc w:val="both"/>
        <w:rPr>
          <w:b/>
          <w:bCs/>
          <w:lang w:val="en-US"/>
        </w:rPr>
      </w:pPr>
    </w:p>
    <w:p w14:paraId="3D359A63" w14:textId="6337C717" w:rsidR="009A2DF8" w:rsidRDefault="009A2DF8" w:rsidP="00647381">
      <w:pPr>
        <w:jc w:val="both"/>
        <w:rPr>
          <w:b/>
          <w:bCs/>
          <w:lang w:val="en-US"/>
        </w:rPr>
      </w:pPr>
    </w:p>
    <w:p w14:paraId="1891A6C9" w14:textId="558620B4" w:rsidR="009A2DF8" w:rsidRDefault="009A2DF8" w:rsidP="00647381">
      <w:pPr>
        <w:jc w:val="both"/>
        <w:rPr>
          <w:b/>
          <w:bCs/>
          <w:lang w:val="en-US"/>
        </w:rPr>
      </w:pPr>
    </w:p>
    <w:p w14:paraId="03139F2C" w14:textId="497EE40F" w:rsidR="009A2DF8" w:rsidRDefault="009A2DF8" w:rsidP="00647381">
      <w:pPr>
        <w:jc w:val="both"/>
        <w:rPr>
          <w:b/>
          <w:bCs/>
          <w:lang w:val="en-US"/>
        </w:rPr>
      </w:pPr>
    </w:p>
    <w:p w14:paraId="553E9FDA" w14:textId="4C1F86CD" w:rsidR="009A2DF8" w:rsidRDefault="009A2DF8" w:rsidP="00647381">
      <w:pPr>
        <w:jc w:val="both"/>
        <w:rPr>
          <w:b/>
          <w:bCs/>
          <w:lang w:val="en-US"/>
        </w:rPr>
      </w:pPr>
    </w:p>
    <w:p w14:paraId="08BD9D9B" w14:textId="7067C155" w:rsidR="009A2DF8" w:rsidRDefault="009A2DF8" w:rsidP="00647381">
      <w:pPr>
        <w:jc w:val="both"/>
        <w:rPr>
          <w:b/>
          <w:bCs/>
          <w:lang w:val="en-US"/>
        </w:rPr>
      </w:pPr>
    </w:p>
    <w:p w14:paraId="4AB35D3B" w14:textId="390409B8" w:rsidR="009A2DF8" w:rsidRDefault="009A2DF8" w:rsidP="00647381">
      <w:pPr>
        <w:jc w:val="both"/>
        <w:rPr>
          <w:b/>
          <w:bCs/>
          <w:lang w:val="en-US"/>
        </w:rPr>
      </w:pPr>
    </w:p>
    <w:p w14:paraId="228A40C6" w14:textId="77777777" w:rsidR="009A2DF8" w:rsidRDefault="009A2DF8" w:rsidP="00647381">
      <w:pPr>
        <w:jc w:val="both"/>
        <w:rPr>
          <w:b/>
          <w:bCs/>
          <w:lang w:val="en-US"/>
        </w:rPr>
      </w:pPr>
    </w:p>
    <w:p w14:paraId="342AA1A9" w14:textId="22B1D8DF" w:rsidR="009A2DF8" w:rsidRDefault="009A2DF8" w:rsidP="00647381">
      <w:pPr>
        <w:jc w:val="both"/>
        <w:rPr>
          <w:b/>
          <w:bCs/>
          <w:lang w:val="en-US"/>
        </w:rPr>
      </w:pPr>
    </w:p>
    <w:p w14:paraId="2E25E66C" w14:textId="77777777" w:rsidR="009A2DF8" w:rsidRDefault="009A2DF8" w:rsidP="00647381">
      <w:pPr>
        <w:jc w:val="both"/>
        <w:rPr>
          <w:b/>
          <w:bCs/>
          <w:lang w:val="en-US"/>
        </w:rPr>
      </w:pPr>
    </w:p>
    <w:p w14:paraId="1100ADED" w14:textId="77777777" w:rsidR="009A2DF8" w:rsidRDefault="009A2DF8" w:rsidP="00647381">
      <w:pPr>
        <w:jc w:val="both"/>
        <w:rPr>
          <w:b/>
          <w:bCs/>
          <w:lang w:val="en-US"/>
        </w:rPr>
      </w:pPr>
    </w:p>
    <w:p w14:paraId="12FD0774" w14:textId="5B8C5231" w:rsidR="009A2DF8" w:rsidRDefault="009A2DF8" w:rsidP="00647381">
      <w:pPr>
        <w:jc w:val="both"/>
        <w:rPr>
          <w:b/>
          <w:bCs/>
          <w:lang w:val="en-US"/>
        </w:rPr>
      </w:pPr>
    </w:p>
    <w:p w14:paraId="5C5BDB30" w14:textId="77777777" w:rsidR="009A2DF8" w:rsidRDefault="009A2DF8" w:rsidP="00647381">
      <w:pPr>
        <w:jc w:val="both"/>
        <w:rPr>
          <w:b/>
          <w:bCs/>
          <w:lang w:val="en-US"/>
        </w:rPr>
      </w:pPr>
    </w:p>
    <w:p w14:paraId="293634C5" w14:textId="77777777" w:rsidR="009A2DF8" w:rsidRDefault="009A2DF8" w:rsidP="00647381">
      <w:pPr>
        <w:jc w:val="both"/>
        <w:rPr>
          <w:b/>
          <w:bCs/>
          <w:lang w:val="en-US"/>
        </w:rPr>
      </w:pPr>
    </w:p>
    <w:p w14:paraId="6EDB8678" w14:textId="1BC940F2" w:rsidR="009A2DF8" w:rsidRDefault="009A2DF8" w:rsidP="00647381">
      <w:pPr>
        <w:jc w:val="both"/>
        <w:rPr>
          <w:b/>
          <w:bCs/>
          <w:lang w:val="en-US"/>
        </w:rPr>
      </w:pPr>
    </w:p>
    <w:p w14:paraId="22F36023" w14:textId="77777777" w:rsidR="009A2DF8" w:rsidRDefault="009A2DF8" w:rsidP="00647381">
      <w:pPr>
        <w:jc w:val="both"/>
        <w:rPr>
          <w:b/>
          <w:bCs/>
          <w:lang w:val="en-US"/>
        </w:rPr>
      </w:pPr>
    </w:p>
    <w:p w14:paraId="5C66D1D9" w14:textId="77777777" w:rsidR="009A2DF8" w:rsidRDefault="009A2DF8" w:rsidP="00647381">
      <w:pPr>
        <w:jc w:val="both"/>
        <w:rPr>
          <w:b/>
          <w:bCs/>
          <w:lang w:val="en-US"/>
        </w:rPr>
      </w:pPr>
    </w:p>
    <w:p w14:paraId="1AF8D305" w14:textId="77777777" w:rsidR="009A2DF8" w:rsidRDefault="009A2DF8" w:rsidP="00647381">
      <w:pPr>
        <w:jc w:val="both"/>
        <w:rPr>
          <w:b/>
          <w:bCs/>
          <w:lang w:val="en-US"/>
        </w:rPr>
      </w:pPr>
    </w:p>
    <w:p w14:paraId="3F61DC31" w14:textId="4B6AE192" w:rsidR="009A2DF8" w:rsidRDefault="009A2DF8" w:rsidP="00647381">
      <w:pPr>
        <w:jc w:val="both"/>
        <w:rPr>
          <w:b/>
          <w:bCs/>
          <w:lang w:val="en-US"/>
        </w:rPr>
      </w:pPr>
    </w:p>
    <w:p w14:paraId="150650A7" w14:textId="77777777" w:rsidR="009A2DF8" w:rsidRDefault="009A2DF8" w:rsidP="00647381">
      <w:pPr>
        <w:jc w:val="both"/>
        <w:rPr>
          <w:b/>
          <w:bCs/>
          <w:lang w:val="en-US"/>
        </w:rPr>
      </w:pPr>
    </w:p>
    <w:p w14:paraId="6FA399DD" w14:textId="6E9AB6D4" w:rsidR="009A2DF8" w:rsidRDefault="009A2DF8" w:rsidP="00647381">
      <w:pPr>
        <w:jc w:val="both"/>
        <w:rPr>
          <w:b/>
          <w:bCs/>
          <w:lang w:val="en-US"/>
        </w:rPr>
      </w:pPr>
    </w:p>
    <w:p w14:paraId="541B3496" w14:textId="76E63A62" w:rsidR="009A2DF8" w:rsidRDefault="009A2DF8" w:rsidP="00647381">
      <w:pPr>
        <w:jc w:val="both"/>
        <w:rPr>
          <w:b/>
          <w:bCs/>
          <w:lang w:val="en-US"/>
        </w:rPr>
      </w:pPr>
    </w:p>
    <w:p w14:paraId="47A95431" w14:textId="61C0A313" w:rsidR="009A2DF8" w:rsidRDefault="009A2DF8" w:rsidP="005C6A8D">
      <w:pPr>
        <w:rPr>
          <w:b/>
          <w:bCs/>
          <w:sz w:val="28"/>
          <w:szCs w:val="28"/>
          <w:lang w:val="en-US"/>
        </w:rPr>
      </w:pPr>
    </w:p>
    <w:p w14:paraId="4EE38982" w14:textId="57A875CE" w:rsidR="00DC2845" w:rsidRDefault="00DC2845" w:rsidP="005C6A8D">
      <w:pPr>
        <w:rPr>
          <w:b/>
          <w:bCs/>
          <w:sz w:val="28"/>
          <w:szCs w:val="28"/>
          <w:lang w:val="en-US"/>
        </w:rPr>
      </w:pPr>
    </w:p>
    <w:p w14:paraId="475C40F6" w14:textId="77777777" w:rsidR="009A2DF8" w:rsidRDefault="009A2DF8" w:rsidP="005C6A8D">
      <w:pPr>
        <w:rPr>
          <w:b/>
          <w:bCs/>
          <w:sz w:val="28"/>
          <w:szCs w:val="28"/>
          <w:lang w:val="en-US"/>
        </w:rPr>
      </w:pPr>
    </w:p>
    <w:p w14:paraId="6DBBB9ED" w14:textId="738A0650" w:rsidR="009A2DF8" w:rsidRDefault="009A2DF8" w:rsidP="005C6A8D">
      <w:pPr>
        <w:rPr>
          <w:b/>
          <w:bCs/>
          <w:lang w:val="en-US"/>
        </w:rPr>
      </w:pPr>
    </w:p>
    <w:p w14:paraId="02F3F450" w14:textId="77777777" w:rsidR="00F728FC" w:rsidRDefault="00F728FC" w:rsidP="005C6A8D">
      <w:pPr>
        <w:rPr>
          <w:b/>
          <w:bCs/>
          <w:lang w:val="en-US"/>
        </w:rPr>
      </w:pPr>
    </w:p>
    <w:p w14:paraId="14A8F22A" w14:textId="77777777" w:rsidR="00F728FC" w:rsidRDefault="00F728FC" w:rsidP="005C6A8D">
      <w:pPr>
        <w:rPr>
          <w:b/>
          <w:bCs/>
          <w:lang w:val="en-US"/>
        </w:rPr>
      </w:pPr>
    </w:p>
    <w:p w14:paraId="47046416" w14:textId="77777777" w:rsidR="00F728FC" w:rsidRDefault="00F728FC" w:rsidP="005C6A8D">
      <w:pPr>
        <w:rPr>
          <w:b/>
          <w:bCs/>
          <w:lang w:val="en-US"/>
        </w:rPr>
      </w:pPr>
    </w:p>
    <w:p w14:paraId="70E8BC65" w14:textId="34BC4EE5" w:rsidR="00F728FC" w:rsidRPr="009A2DF8" w:rsidRDefault="00F728FC" w:rsidP="005C6A8D">
      <w:pPr>
        <w:rPr>
          <w:b/>
          <w:bCs/>
          <w:lang w:val="en-US"/>
        </w:rPr>
      </w:pPr>
      <w:r>
        <w:rPr>
          <w:b/>
          <w:bCs/>
          <w:lang w:val="en-US"/>
        </w:rPr>
        <w:lastRenderedPageBreak/>
        <w:t xml:space="preserve">Table S.2: </w:t>
      </w:r>
      <w:r w:rsidR="0019444C" w:rsidRPr="0019444C">
        <w:rPr>
          <w:lang w:val="en-US"/>
        </w:rPr>
        <w:t>[</w:t>
      </w:r>
      <w:r w:rsidR="0019444C">
        <w:rPr>
          <w:lang w:val="en-US"/>
        </w:rPr>
        <w:t>To Do: Mean support for all policy options, disaggregated by</w:t>
      </w:r>
      <w:r w:rsidR="00AE2CDD">
        <w:rPr>
          <w:lang w:val="en-US"/>
        </w:rPr>
        <w:t xml:space="preserve"> socio-economic characteristics and voting preferences</w:t>
      </w:r>
      <w:r w:rsidR="0019444C" w:rsidRPr="0019444C">
        <w:rPr>
          <w:lang w:val="en-US"/>
        </w:rPr>
        <w:t>]</w:t>
      </w:r>
    </w:p>
    <w:sectPr w:rsidR="00F728FC" w:rsidRPr="009A2DF8">
      <w:footerReference w:type="even" r:id="rId21"/>
      <w:footerReference w:type="defaul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fabre" w:date="2023-08-18T19:18:00Z" w:initials="f">
    <w:p w14:paraId="0AA261ED" w14:textId="7A9155F4" w:rsidR="008E3A04" w:rsidRPr="008E3A04" w:rsidRDefault="008E3A04">
      <w:pPr>
        <w:pStyle w:val="Commentaire"/>
        <w:rPr>
          <w:lang w:val="en-US"/>
        </w:rPr>
      </w:pPr>
      <w:r>
        <w:rPr>
          <w:rStyle w:val="Marquedecommentaire"/>
        </w:rPr>
        <w:annotationRef/>
      </w:r>
      <w:r w:rsidRPr="008E3A04">
        <w:rPr>
          <w:lang w:val="en-US"/>
        </w:rPr>
        <w:t>I would not say that</w:t>
      </w:r>
      <w:r>
        <w:rPr>
          <w:lang w:val="en-US"/>
        </w:rPr>
        <w:t>. Most people support climate policies.</w:t>
      </w:r>
    </w:p>
  </w:comment>
  <w:comment w:id="6" w:author="fabre" w:date="2023-08-18T19:24:00Z" w:initials="f">
    <w:p w14:paraId="3FFF466F" w14:textId="4B8781A7" w:rsidR="00027C5B" w:rsidRPr="00027C5B" w:rsidRDefault="00027C5B">
      <w:pPr>
        <w:pStyle w:val="Commentaire"/>
        <w:rPr>
          <w:lang w:val="en-US"/>
        </w:rPr>
      </w:pPr>
      <w:r>
        <w:rPr>
          <w:rStyle w:val="Marquedecommentaire"/>
        </w:rPr>
        <w:annotationRef/>
      </w:r>
      <w:r w:rsidRPr="00027C5B">
        <w:rPr>
          <w:lang w:val="en-US"/>
        </w:rPr>
        <w:t>Add „households“ to</w:t>
      </w:r>
      <w:r w:rsidR="0030584C">
        <w:rPr>
          <w:lang w:val="en-US"/>
        </w:rPr>
        <w:t xml:space="preserve"> </w:t>
      </w:r>
      <w:r w:rsidR="0030584C">
        <w:rPr>
          <w:lang w:val="en-US"/>
        </w:rPr>
        <w:t>t</w:t>
      </w:r>
      <w:bookmarkStart w:id="7" w:name="_GoBack"/>
      <w:bookmarkEnd w:id="7"/>
      <w:r w:rsidRPr="00027C5B">
        <w:rPr>
          <w:lang w:val="en-US"/>
        </w:rPr>
        <w:t xml:space="preserve">he legend of </w:t>
      </w:r>
      <w:r>
        <w:rPr>
          <w:lang w:val="en-US"/>
        </w:rPr>
        <w:t>Option 4. I don’t see the point of the second figure given the first.</w:t>
      </w:r>
    </w:p>
  </w:comment>
  <w:comment w:id="8" w:author="fabre" w:date="2023-08-18T19:29:00Z" w:initials="f">
    <w:p w14:paraId="1B46903B" w14:textId="3EF46BF0" w:rsidR="00027C5B" w:rsidRPr="00027C5B" w:rsidRDefault="00027C5B">
      <w:pPr>
        <w:pStyle w:val="Commentaire"/>
        <w:rPr>
          <w:lang w:val="en-US"/>
        </w:rPr>
      </w:pPr>
      <w:r>
        <w:rPr>
          <w:rStyle w:val="Marquedecommentaire"/>
        </w:rPr>
        <w:annotationRef/>
      </w:r>
      <w:r w:rsidRPr="00027C5B">
        <w:rPr>
          <w:lang w:val="en-US"/>
        </w:rPr>
        <w:t>I think this is already the case of</w:t>
      </w:r>
      <w:r w:rsidR="0030584C">
        <w:rPr>
          <w:lang w:val="en-US"/>
        </w:rPr>
        <w:t xml:space="preserve"> </w:t>
      </w:r>
      <w:r w:rsidRPr="00027C5B">
        <w:rPr>
          <w:lang w:val="en-US"/>
        </w:rPr>
        <w:t xml:space="preserve">the </w:t>
      </w:r>
      <w:r>
        <w:rPr>
          <w:lang w:val="en-US"/>
        </w:rPr>
        <w:t>SCF, that preferentially targets “vulnerable households”.</w:t>
      </w:r>
    </w:p>
  </w:comment>
  <w:comment w:id="9" w:author="fabre" w:date="2023-08-18T19:30:00Z" w:initials="f">
    <w:p w14:paraId="52895B3A" w14:textId="193A0E86" w:rsidR="00027C5B" w:rsidRPr="00027C5B" w:rsidRDefault="00027C5B">
      <w:pPr>
        <w:pStyle w:val="Commentaire"/>
        <w:rPr>
          <w:lang w:val="en-US"/>
        </w:rPr>
      </w:pPr>
      <w:r>
        <w:rPr>
          <w:rStyle w:val="Marquedecommentaire"/>
        </w:rPr>
        <w:annotationRef/>
      </w:r>
      <w:r w:rsidRPr="00027C5B">
        <w:rPr>
          <w:lang w:val="en-US"/>
        </w:rPr>
        <w:t>I am not sure. I’d say the best combination is fee &amp; dividend + subsidies + higher deficit (</w:t>
      </w:r>
      <w:r>
        <w:rPr>
          <w:lang w:val="en-US"/>
        </w:rPr>
        <w:t>and/</w:t>
      </w:r>
      <w:r w:rsidRPr="00027C5B">
        <w:rPr>
          <w:lang w:val="en-US"/>
        </w:rPr>
        <w:t>or higher taxes on the wealthiest)</w:t>
      </w:r>
      <w:r>
        <w:rPr>
          <w:lang w:val="en-US"/>
        </w:rPr>
        <w:t>. You point out that low-income households are constrained in their emissions: providing subsidies would then not be enough to offset the higher fossil fuel prices they’ll face. Also, one important reason why people don’t like cash transfers is that they don’t trust the government to implement them: it doesn’t mean that they don’t care about offsetting their costs.</w:t>
      </w:r>
    </w:p>
  </w:comment>
  <w:comment w:id="21" w:author="fabre" w:date="2023-08-18T19:42:00Z" w:initials="f">
    <w:p w14:paraId="29B9B43B" w14:textId="508968B0" w:rsidR="0030584C" w:rsidRPr="0030584C" w:rsidRDefault="0030584C">
      <w:pPr>
        <w:pStyle w:val="Commentaire"/>
        <w:rPr>
          <w:lang w:val="en-US"/>
        </w:rPr>
      </w:pPr>
      <w:r>
        <w:rPr>
          <w:rStyle w:val="Marquedecommentaire"/>
        </w:rPr>
        <w:annotationRef/>
      </w:r>
      <w:r>
        <w:rPr>
          <w:lang w:val="en-US"/>
        </w:rPr>
        <w:t>We</w:t>
      </w:r>
      <w:r w:rsidRPr="0030584C">
        <w:rPr>
          <w:lang w:val="en-US"/>
        </w:rPr>
        <w:t xml:space="preserve"> explicitly state the EU</w:t>
      </w:r>
      <w:r>
        <w:rPr>
          <w:lang w:val="en-US"/>
        </w:rPr>
        <w:t xml:space="preserve"> vs. national dividends. =&gt; I’d remove “intuitively”.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A261ED" w15:done="0"/>
  <w15:commentEx w15:paraId="3FFF466F" w15:done="0"/>
  <w15:commentEx w15:paraId="1B46903B" w15:done="0"/>
  <w15:commentEx w15:paraId="52895B3A" w15:done="0"/>
  <w15:commentEx w15:paraId="29B9B43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5EB22C" w14:textId="77777777" w:rsidR="002E77B5" w:rsidRDefault="002E77B5" w:rsidP="009A2DF8">
      <w:r>
        <w:separator/>
      </w:r>
    </w:p>
  </w:endnote>
  <w:endnote w:type="continuationSeparator" w:id="0">
    <w:p w14:paraId="47642CC7" w14:textId="77777777" w:rsidR="002E77B5" w:rsidRDefault="002E77B5" w:rsidP="009A2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2038413088"/>
      <w:docPartObj>
        <w:docPartGallery w:val="Page Numbers (Bottom of Page)"/>
        <w:docPartUnique/>
      </w:docPartObj>
    </w:sdtPr>
    <w:sdtEndPr>
      <w:rPr>
        <w:rStyle w:val="Numrodepage"/>
      </w:rPr>
    </w:sdtEndPr>
    <w:sdtContent>
      <w:p w14:paraId="0E3BC6EA" w14:textId="1B5A88F6" w:rsidR="009A2DF8" w:rsidRDefault="009A2DF8" w:rsidP="00B46BA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81379FE" w14:textId="77777777" w:rsidR="009A2DF8" w:rsidRDefault="009A2DF8" w:rsidP="009A2DF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915091611"/>
      <w:docPartObj>
        <w:docPartGallery w:val="Page Numbers (Bottom of Page)"/>
        <w:docPartUnique/>
      </w:docPartObj>
    </w:sdtPr>
    <w:sdtEndPr>
      <w:rPr>
        <w:rStyle w:val="Numrodepage"/>
      </w:rPr>
    </w:sdtEndPr>
    <w:sdtContent>
      <w:p w14:paraId="7226ABD3" w14:textId="3D86E90B" w:rsidR="009A2DF8" w:rsidRDefault="009A2DF8" w:rsidP="00B46BA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30584C">
          <w:rPr>
            <w:rStyle w:val="Numrodepage"/>
            <w:noProof/>
          </w:rPr>
          <w:t>3</w:t>
        </w:r>
        <w:r>
          <w:rPr>
            <w:rStyle w:val="Numrodepage"/>
          </w:rPr>
          <w:fldChar w:fldCharType="end"/>
        </w:r>
      </w:p>
    </w:sdtContent>
  </w:sdt>
  <w:p w14:paraId="230AD8AA" w14:textId="77777777" w:rsidR="009A2DF8" w:rsidRDefault="009A2DF8" w:rsidP="009A2DF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07F4D5" w14:textId="77777777" w:rsidR="002E77B5" w:rsidRDefault="002E77B5" w:rsidP="009A2DF8">
      <w:r>
        <w:separator/>
      </w:r>
    </w:p>
  </w:footnote>
  <w:footnote w:type="continuationSeparator" w:id="0">
    <w:p w14:paraId="3FABEA05" w14:textId="77777777" w:rsidR="002E77B5" w:rsidRDefault="002E77B5" w:rsidP="009A2DF8">
      <w:r>
        <w:continuationSeparator/>
      </w:r>
    </w:p>
  </w:footnote>
  <w:footnote w:id="1">
    <w:p w14:paraId="5B1B1FA3" w14:textId="1B824B50" w:rsidR="00281356" w:rsidRPr="0082192C" w:rsidRDefault="00281356">
      <w:pPr>
        <w:pStyle w:val="Notedebasdepage"/>
        <w:rPr>
          <w:lang w:val="en-GB"/>
        </w:rPr>
      </w:pPr>
      <w:r>
        <w:rPr>
          <w:rStyle w:val="Appelnotedebasdep"/>
        </w:rPr>
        <w:footnoteRef/>
      </w:r>
      <w:r w:rsidRPr="0082192C">
        <w:rPr>
          <w:lang w:val="en-GB"/>
        </w:rPr>
        <w:t xml:space="preserve"> </w:t>
      </w:r>
      <w:r w:rsidRPr="0082192C">
        <w:rPr>
          <w:rFonts w:eastAsia="Times New Roman"/>
          <w:lang w:val="en-GB" w:eastAsia="en-GB"/>
        </w:rPr>
        <w:t>FR = 729, DE = 979, ES = 543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84593"/>
    <w:multiLevelType w:val="hybridMultilevel"/>
    <w:tmpl w:val="9AE4A1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AC70D4A"/>
    <w:multiLevelType w:val="hybridMultilevel"/>
    <w:tmpl w:val="1C02B8A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CE246C4"/>
    <w:multiLevelType w:val="multilevel"/>
    <w:tmpl w:val="1D8CDF2A"/>
    <w:lvl w:ilvl="0">
      <w:start w:val="3"/>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7923A0A"/>
    <w:multiLevelType w:val="hybridMultilevel"/>
    <w:tmpl w:val="908CB624"/>
    <w:lvl w:ilvl="0" w:tplc="42E4B39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FC134EE"/>
    <w:multiLevelType w:val="hybridMultilevel"/>
    <w:tmpl w:val="767AA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F47071"/>
    <w:multiLevelType w:val="hybridMultilevel"/>
    <w:tmpl w:val="557A7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4252D7"/>
    <w:multiLevelType w:val="hybridMultilevel"/>
    <w:tmpl w:val="779CF706"/>
    <w:lvl w:ilvl="0" w:tplc="95488BC0">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1B67026"/>
    <w:multiLevelType w:val="hybridMultilevel"/>
    <w:tmpl w:val="41FA8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8EA4A31"/>
    <w:multiLevelType w:val="hybridMultilevel"/>
    <w:tmpl w:val="D1683A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3062C02"/>
    <w:multiLevelType w:val="hybridMultilevel"/>
    <w:tmpl w:val="23A6F1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7894478"/>
    <w:multiLevelType w:val="hybridMultilevel"/>
    <w:tmpl w:val="D22EB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317E51"/>
    <w:multiLevelType w:val="hybridMultilevel"/>
    <w:tmpl w:val="902ED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9C3B12"/>
    <w:multiLevelType w:val="hybridMultilevel"/>
    <w:tmpl w:val="F50A3194"/>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C763463"/>
    <w:multiLevelType w:val="multilevel"/>
    <w:tmpl w:val="A6F6A7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7610BC1"/>
    <w:multiLevelType w:val="hybridMultilevel"/>
    <w:tmpl w:val="165074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5"/>
  </w:num>
  <w:num w:numId="4">
    <w:abstractNumId w:val="10"/>
  </w:num>
  <w:num w:numId="5">
    <w:abstractNumId w:val="7"/>
  </w:num>
  <w:num w:numId="6">
    <w:abstractNumId w:val="8"/>
  </w:num>
  <w:num w:numId="7">
    <w:abstractNumId w:val="1"/>
  </w:num>
  <w:num w:numId="8">
    <w:abstractNumId w:val="14"/>
  </w:num>
  <w:num w:numId="9">
    <w:abstractNumId w:val="9"/>
  </w:num>
  <w:num w:numId="10">
    <w:abstractNumId w:val="13"/>
  </w:num>
  <w:num w:numId="11">
    <w:abstractNumId w:val="3"/>
  </w:num>
  <w:num w:numId="12">
    <w:abstractNumId w:val="6"/>
  </w:num>
  <w:num w:numId="13">
    <w:abstractNumId w:val="12"/>
  </w:num>
  <w:num w:numId="14">
    <w:abstractNumId w:val="2"/>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abre">
    <w15:presenceInfo w15:providerId="Windows Live" w15:userId="2bfb7d34cf3e50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01F"/>
    <w:rsid w:val="000052D1"/>
    <w:rsid w:val="00006412"/>
    <w:rsid w:val="000252A6"/>
    <w:rsid w:val="00027C5B"/>
    <w:rsid w:val="00027D20"/>
    <w:rsid w:val="00040553"/>
    <w:rsid w:val="000431D1"/>
    <w:rsid w:val="00047C5A"/>
    <w:rsid w:val="00081ED8"/>
    <w:rsid w:val="000822E4"/>
    <w:rsid w:val="000876BE"/>
    <w:rsid w:val="00090FD2"/>
    <w:rsid w:val="000B3F1A"/>
    <w:rsid w:val="000C4C89"/>
    <w:rsid w:val="000E3190"/>
    <w:rsid w:val="000E5F61"/>
    <w:rsid w:val="001045B6"/>
    <w:rsid w:val="001067E8"/>
    <w:rsid w:val="00116C82"/>
    <w:rsid w:val="00131879"/>
    <w:rsid w:val="00145F3E"/>
    <w:rsid w:val="00154F53"/>
    <w:rsid w:val="0015746F"/>
    <w:rsid w:val="0017027A"/>
    <w:rsid w:val="001719A6"/>
    <w:rsid w:val="0017215E"/>
    <w:rsid w:val="00175CF1"/>
    <w:rsid w:val="00176C1D"/>
    <w:rsid w:val="00185753"/>
    <w:rsid w:val="0019444C"/>
    <w:rsid w:val="001A004F"/>
    <w:rsid w:val="001A18E2"/>
    <w:rsid w:val="001B07A9"/>
    <w:rsid w:val="001B0F5A"/>
    <w:rsid w:val="001C42D2"/>
    <w:rsid w:val="001C4EDE"/>
    <w:rsid w:val="001F1686"/>
    <w:rsid w:val="00205251"/>
    <w:rsid w:val="0020747F"/>
    <w:rsid w:val="00212E4C"/>
    <w:rsid w:val="00217736"/>
    <w:rsid w:val="00217C56"/>
    <w:rsid w:val="002245FA"/>
    <w:rsid w:val="0024510A"/>
    <w:rsid w:val="00261C69"/>
    <w:rsid w:val="00262059"/>
    <w:rsid w:val="00264463"/>
    <w:rsid w:val="00266C0C"/>
    <w:rsid w:val="00281356"/>
    <w:rsid w:val="002828B2"/>
    <w:rsid w:val="0028300B"/>
    <w:rsid w:val="0028744E"/>
    <w:rsid w:val="002A09CC"/>
    <w:rsid w:val="002A2C1A"/>
    <w:rsid w:val="002C0ED2"/>
    <w:rsid w:val="002C4164"/>
    <w:rsid w:val="002D2D64"/>
    <w:rsid w:val="002D2DB2"/>
    <w:rsid w:val="002E36ED"/>
    <w:rsid w:val="002E77B5"/>
    <w:rsid w:val="002F0E0B"/>
    <w:rsid w:val="003025F4"/>
    <w:rsid w:val="003055F7"/>
    <w:rsid w:val="0030584C"/>
    <w:rsid w:val="00324665"/>
    <w:rsid w:val="003321F5"/>
    <w:rsid w:val="00333E9D"/>
    <w:rsid w:val="00336824"/>
    <w:rsid w:val="003370BC"/>
    <w:rsid w:val="00342270"/>
    <w:rsid w:val="00367419"/>
    <w:rsid w:val="00370321"/>
    <w:rsid w:val="0037751F"/>
    <w:rsid w:val="00377EE8"/>
    <w:rsid w:val="00394D27"/>
    <w:rsid w:val="003953EC"/>
    <w:rsid w:val="003956B4"/>
    <w:rsid w:val="003A2248"/>
    <w:rsid w:val="003A38BD"/>
    <w:rsid w:val="003A538D"/>
    <w:rsid w:val="003B4900"/>
    <w:rsid w:val="003C1F80"/>
    <w:rsid w:val="003C31F9"/>
    <w:rsid w:val="003C7723"/>
    <w:rsid w:val="003E58BA"/>
    <w:rsid w:val="003F7AE5"/>
    <w:rsid w:val="00404497"/>
    <w:rsid w:val="004301B4"/>
    <w:rsid w:val="00431FF8"/>
    <w:rsid w:val="004327A3"/>
    <w:rsid w:val="00442D80"/>
    <w:rsid w:val="00455D8E"/>
    <w:rsid w:val="0047227D"/>
    <w:rsid w:val="00480CCB"/>
    <w:rsid w:val="00490975"/>
    <w:rsid w:val="00490CA9"/>
    <w:rsid w:val="004941E1"/>
    <w:rsid w:val="004967CC"/>
    <w:rsid w:val="004B7D90"/>
    <w:rsid w:val="004C2CFA"/>
    <w:rsid w:val="004C3640"/>
    <w:rsid w:val="004E1DE8"/>
    <w:rsid w:val="004F50D0"/>
    <w:rsid w:val="00517E96"/>
    <w:rsid w:val="005356E4"/>
    <w:rsid w:val="005579C2"/>
    <w:rsid w:val="00563531"/>
    <w:rsid w:val="005760B4"/>
    <w:rsid w:val="005B2BDC"/>
    <w:rsid w:val="005C6A8D"/>
    <w:rsid w:val="005F1BEE"/>
    <w:rsid w:val="005F2FA7"/>
    <w:rsid w:val="005F63E5"/>
    <w:rsid w:val="006109FE"/>
    <w:rsid w:val="00622144"/>
    <w:rsid w:val="00622236"/>
    <w:rsid w:val="00622B1D"/>
    <w:rsid w:val="006231A4"/>
    <w:rsid w:val="00627FB2"/>
    <w:rsid w:val="0064201F"/>
    <w:rsid w:val="006453E5"/>
    <w:rsid w:val="00647381"/>
    <w:rsid w:val="006521FA"/>
    <w:rsid w:val="006642F8"/>
    <w:rsid w:val="006700A7"/>
    <w:rsid w:val="00672E6F"/>
    <w:rsid w:val="00691D35"/>
    <w:rsid w:val="0069221D"/>
    <w:rsid w:val="00695EE2"/>
    <w:rsid w:val="006A47F6"/>
    <w:rsid w:val="006B0EF4"/>
    <w:rsid w:val="006B3C7D"/>
    <w:rsid w:val="006C0370"/>
    <w:rsid w:val="006C0E1E"/>
    <w:rsid w:val="006C3475"/>
    <w:rsid w:val="006C6223"/>
    <w:rsid w:val="006D05E6"/>
    <w:rsid w:val="006D06C0"/>
    <w:rsid w:val="006E6EB0"/>
    <w:rsid w:val="007222F1"/>
    <w:rsid w:val="007345D4"/>
    <w:rsid w:val="007564EC"/>
    <w:rsid w:val="00773C21"/>
    <w:rsid w:val="00776C63"/>
    <w:rsid w:val="007779E4"/>
    <w:rsid w:val="007801E9"/>
    <w:rsid w:val="0078088B"/>
    <w:rsid w:val="0078169C"/>
    <w:rsid w:val="00797E78"/>
    <w:rsid w:val="007B4B5E"/>
    <w:rsid w:val="007D5B58"/>
    <w:rsid w:val="007E2EF5"/>
    <w:rsid w:val="007E7727"/>
    <w:rsid w:val="007F4258"/>
    <w:rsid w:val="0082192C"/>
    <w:rsid w:val="008333A2"/>
    <w:rsid w:val="00835163"/>
    <w:rsid w:val="008361B6"/>
    <w:rsid w:val="0084239F"/>
    <w:rsid w:val="00875233"/>
    <w:rsid w:val="00882B22"/>
    <w:rsid w:val="008E3A04"/>
    <w:rsid w:val="00911FD4"/>
    <w:rsid w:val="009148F1"/>
    <w:rsid w:val="009160CE"/>
    <w:rsid w:val="00927532"/>
    <w:rsid w:val="00927DBA"/>
    <w:rsid w:val="00930807"/>
    <w:rsid w:val="00937FF1"/>
    <w:rsid w:val="00947971"/>
    <w:rsid w:val="00967B77"/>
    <w:rsid w:val="0097781B"/>
    <w:rsid w:val="009838BF"/>
    <w:rsid w:val="009A2DF8"/>
    <w:rsid w:val="009B206E"/>
    <w:rsid w:val="009B6286"/>
    <w:rsid w:val="009E4061"/>
    <w:rsid w:val="009F143C"/>
    <w:rsid w:val="009F3EC6"/>
    <w:rsid w:val="00A22894"/>
    <w:rsid w:val="00A26962"/>
    <w:rsid w:val="00A32A2C"/>
    <w:rsid w:val="00A366D2"/>
    <w:rsid w:val="00A74BA6"/>
    <w:rsid w:val="00A90C44"/>
    <w:rsid w:val="00AA02CB"/>
    <w:rsid w:val="00AB2818"/>
    <w:rsid w:val="00AD00F5"/>
    <w:rsid w:val="00AD4F50"/>
    <w:rsid w:val="00AE2CDD"/>
    <w:rsid w:val="00AE783E"/>
    <w:rsid w:val="00B16DF0"/>
    <w:rsid w:val="00B24EBD"/>
    <w:rsid w:val="00B330A9"/>
    <w:rsid w:val="00B33398"/>
    <w:rsid w:val="00B40E35"/>
    <w:rsid w:val="00B41C03"/>
    <w:rsid w:val="00B4371D"/>
    <w:rsid w:val="00B45326"/>
    <w:rsid w:val="00B716E9"/>
    <w:rsid w:val="00BA65B5"/>
    <w:rsid w:val="00BB0225"/>
    <w:rsid w:val="00BB4A43"/>
    <w:rsid w:val="00BE0AD3"/>
    <w:rsid w:val="00BE31FB"/>
    <w:rsid w:val="00BE66CA"/>
    <w:rsid w:val="00BF3B0C"/>
    <w:rsid w:val="00BF57C4"/>
    <w:rsid w:val="00C04149"/>
    <w:rsid w:val="00C21658"/>
    <w:rsid w:val="00C2331A"/>
    <w:rsid w:val="00C30326"/>
    <w:rsid w:val="00C41B49"/>
    <w:rsid w:val="00C44616"/>
    <w:rsid w:val="00C45263"/>
    <w:rsid w:val="00C6177F"/>
    <w:rsid w:val="00C65A98"/>
    <w:rsid w:val="00CA283C"/>
    <w:rsid w:val="00CA6322"/>
    <w:rsid w:val="00CF49DD"/>
    <w:rsid w:val="00CF69CA"/>
    <w:rsid w:val="00D03979"/>
    <w:rsid w:val="00D067BA"/>
    <w:rsid w:val="00D07FB4"/>
    <w:rsid w:val="00D17B14"/>
    <w:rsid w:val="00D254A6"/>
    <w:rsid w:val="00D2641F"/>
    <w:rsid w:val="00D27C6C"/>
    <w:rsid w:val="00D470E7"/>
    <w:rsid w:val="00D55FCC"/>
    <w:rsid w:val="00D70C5E"/>
    <w:rsid w:val="00D73C72"/>
    <w:rsid w:val="00D85F9D"/>
    <w:rsid w:val="00D951E4"/>
    <w:rsid w:val="00DA00C1"/>
    <w:rsid w:val="00DB7883"/>
    <w:rsid w:val="00DC2845"/>
    <w:rsid w:val="00DC5A2E"/>
    <w:rsid w:val="00DC6287"/>
    <w:rsid w:val="00DC78B4"/>
    <w:rsid w:val="00DD7774"/>
    <w:rsid w:val="00DE0C4D"/>
    <w:rsid w:val="00DE52FB"/>
    <w:rsid w:val="00E01D06"/>
    <w:rsid w:val="00E20E29"/>
    <w:rsid w:val="00E2748D"/>
    <w:rsid w:val="00E27A8F"/>
    <w:rsid w:val="00E4357B"/>
    <w:rsid w:val="00E474FF"/>
    <w:rsid w:val="00E53860"/>
    <w:rsid w:val="00E873DF"/>
    <w:rsid w:val="00EB00C6"/>
    <w:rsid w:val="00ED6455"/>
    <w:rsid w:val="00EF2C15"/>
    <w:rsid w:val="00F04168"/>
    <w:rsid w:val="00F16D62"/>
    <w:rsid w:val="00F22116"/>
    <w:rsid w:val="00F25B6D"/>
    <w:rsid w:val="00F33803"/>
    <w:rsid w:val="00F33D07"/>
    <w:rsid w:val="00F42EE9"/>
    <w:rsid w:val="00F462D5"/>
    <w:rsid w:val="00F543DB"/>
    <w:rsid w:val="00F61085"/>
    <w:rsid w:val="00F65A78"/>
    <w:rsid w:val="00F728FC"/>
    <w:rsid w:val="00F77C1F"/>
    <w:rsid w:val="00F77C73"/>
    <w:rsid w:val="00F9371A"/>
    <w:rsid w:val="00FA2D3C"/>
    <w:rsid w:val="00FA578E"/>
    <w:rsid w:val="00FC4348"/>
    <w:rsid w:val="00FE0E8C"/>
    <w:rsid w:val="00FE36F4"/>
    <w:rsid w:val="00FE4455"/>
    <w:rsid w:val="00FE6B87"/>
    <w:rsid w:val="00FE6D0A"/>
    <w:rsid w:val="00FE7AC4"/>
    <w:rsid w:val="00FF69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9BBF0"/>
  <w15:chartTrackingRefBased/>
  <w15:docId w15:val="{12E5D815-A025-574D-8AE0-5C2622DF5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64201F"/>
    <w:pPr>
      <w:ind w:left="720"/>
      <w:contextualSpacing/>
    </w:pPr>
  </w:style>
  <w:style w:type="character" w:styleId="Marquedecommentaire">
    <w:name w:val="annotation reference"/>
    <w:basedOn w:val="Policepardfaut"/>
    <w:uiPriority w:val="99"/>
    <w:semiHidden/>
    <w:unhideWhenUsed/>
    <w:rsid w:val="00BB4A43"/>
    <w:rPr>
      <w:sz w:val="16"/>
      <w:szCs w:val="16"/>
    </w:rPr>
  </w:style>
  <w:style w:type="paragraph" w:styleId="Commentaire">
    <w:name w:val="annotation text"/>
    <w:basedOn w:val="Normal"/>
    <w:link w:val="CommentaireCar"/>
    <w:uiPriority w:val="99"/>
    <w:unhideWhenUsed/>
    <w:rsid w:val="00BB4A43"/>
    <w:rPr>
      <w:sz w:val="20"/>
      <w:szCs w:val="20"/>
    </w:rPr>
  </w:style>
  <w:style w:type="character" w:customStyle="1" w:styleId="CommentaireCar">
    <w:name w:val="Commentaire Car"/>
    <w:basedOn w:val="Policepardfaut"/>
    <w:link w:val="Commentaire"/>
    <w:uiPriority w:val="99"/>
    <w:rsid w:val="00BB4A43"/>
    <w:rPr>
      <w:sz w:val="20"/>
      <w:szCs w:val="20"/>
    </w:rPr>
  </w:style>
  <w:style w:type="paragraph" w:styleId="Objetducommentaire">
    <w:name w:val="annotation subject"/>
    <w:basedOn w:val="Commentaire"/>
    <w:next w:val="Commentaire"/>
    <w:link w:val="ObjetducommentaireCar"/>
    <w:uiPriority w:val="99"/>
    <w:semiHidden/>
    <w:unhideWhenUsed/>
    <w:rsid w:val="00BB4A43"/>
    <w:rPr>
      <w:b/>
      <w:bCs/>
    </w:rPr>
  </w:style>
  <w:style w:type="character" w:customStyle="1" w:styleId="ObjetducommentaireCar">
    <w:name w:val="Objet du commentaire Car"/>
    <w:basedOn w:val="CommentaireCar"/>
    <w:link w:val="Objetducommentaire"/>
    <w:uiPriority w:val="99"/>
    <w:semiHidden/>
    <w:rsid w:val="00BB4A43"/>
    <w:rPr>
      <w:b/>
      <w:bCs/>
      <w:sz w:val="20"/>
      <w:szCs w:val="20"/>
    </w:rPr>
  </w:style>
  <w:style w:type="paragraph" w:styleId="Rvision">
    <w:name w:val="Revision"/>
    <w:hidden/>
    <w:uiPriority w:val="99"/>
    <w:semiHidden/>
    <w:rsid w:val="00672E6F"/>
  </w:style>
  <w:style w:type="character" w:customStyle="1" w:styleId="cf01">
    <w:name w:val="cf01"/>
    <w:basedOn w:val="Policepardfaut"/>
    <w:rsid w:val="002F0E0B"/>
    <w:rPr>
      <w:rFonts w:ascii="Segoe UI" w:hAnsi="Segoe UI" w:cs="Segoe UI" w:hint="default"/>
      <w:sz w:val="18"/>
      <w:szCs w:val="18"/>
    </w:rPr>
  </w:style>
  <w:style w:type="paragraph" w:styleId="Pieddepage">
    <w:name w:val="footer"/>
    <w:basedOn w:val="Normal"/>
    <w:link w:val="PieddepageCar"/>
    <w:uiPriority w:val="99"/>
    <w:unhideWhenUsed/>
    <w:rsid w:val="009A2DF8"/>
    <w:pPr>
      <w:tabs>
        <w:tab w:val="center" w:pos="4513"/>
        <w:tab w:val="right" w:pos="9026"/>
      </w:tabs>
    </w:pPr>
  </w:style>
  <w:style w:type="character" w:customStyle="1" w:styleId="PieddepageCar">
    <w:name w:val="Pied de page Car"/>
    <w:basedOn w:val="Policepardfaut"/>
    <w:link w:val="Pieddepage"/>
    <w:uiPriority w:val="99"/>
    <w:rsid w:val="009A2DF8"/>
  </w:style>
  <w:style w:type="character" w:styleId="Numrodepage">
    <w:name w:val="page number"/>
    <w:basedOn w:val="Policepardfaut"/>
    <w:uiPriority w:val="99"/>
    <w:semiHidden/>
    <w:unhideWhenUsed/>
    <w:rsid w:val="009A2DF8"/>
  </w:style>
  <w:style w:type="character" w:styleId="Lienhypertexte">
    <w:name w:val="Hyperlink"/>
    <w:basedOn w:val="Policepardfaut"/>
    <w:uiPriority w:val="99"/>
    <w:unhideWhenUsed/>
    <w:rsid w:val="00EF2C15"/>
    <w:rPr>
      <w:color w:val="0000FF"/>
      <w:u w:val="single"/>
    </w:rPr>
  </w:style>
  <w:style w:type="character" w:styleId="Lienhypertextesuivivisit">
    <w:name w:val="FollowedHyperlink"/>
    <w:basedOn w:val="Policepardfaut"/>
    <w:uiPriority w:val="99"/>
    <w:semiHidden/>
    <w:unhideWhenUsed/>
    <w:rsid w:val="00EF2C15"/>
    <w:rPr>
      <w:color w:val="954F72" w:themeColor="followedHyperlink"/>
      <w:u w:val="single"/>
    </w:rPr>
  </w:style>
  <w:style w:type="paragraph" w:styleId="Notedebasdepage">
    <w:name w:val="footnote text"/>
    <w:basedOn w:val="Normal"/>
    <w:link w:val="NotedebasdepageCar"/>
    <w:uiPriority w:val="99"/>
    <w:semiHidden/>
    <w:unhideWhenUsed/>
    <w:rsid w:val="00281356"/>
    <w:rPr>
      <w:sz w:val="20"/>
      <w:szCs w:val="20"/>
    </w:rPr>
  </w:style>
  <w:style w:type="character" w:customStyle="1" w:styleId="NotedebasdepageCar">
    <w:name w:val="Note de bas de page Car"/>
    <w:basedOn w:val="Policepardfaut"/>
    <w:link w:val="Notedebasdepage"/>
    <w:uiPriority w:val="99"/>
    <w:semiHidden/>
    <w:rsid w:val="00281356"/>
    <w:rPr>
      <w:sz w:val="20"/>
      <w:szCs w:val="20"/>
    </w:rPr>
  </w:style>
  <w:style w:type="character" w:styleId="Appelnotedebasdep">
    <w:name w:val="footnote reference"/>
    <w:basedOn w:val="Policepardfaut"/>
    <w:uiPriority w:val="99"/>
    <w:semiHidden/>
    <w:unhideWhenUsed/>
    <w:rsid w:val="00281356"/>
    <w:rPr>
      <w:vertAlign w:val="superscript"/>
    </w:rPr>
  </w:style>
  <w:style w:type="character" w:customStyle="1" w:styleId="ParagraphedelisteCar">
    <w:name w:val="Paragraphe de liste Car"/>
    <w:basedOn w:val="Policepardfaut"/>
    <w:link w:val="Paragraphedeliste"/>
    <w:uiPriority w:val="34"/>
    <w:rsid w:val="00E474FF"/>
  </w:style>
  <w:style w:type="character" w:customStyle="1" w:styleId="UnresolvedMention">
    <w:name w:val="Unresolved Mention"/>
    <w:basedOn w:val="Policepardfaut"/>
    <w:uiPriority w:val="99"/>
    <w:semiHidden/>
    <w:unhideWhenUsed/>
    <w:rsid w:val="00047C5A"/>
    <w:rPr>
      <w:color w:val="605E5C"/>
      <w:shd w:val="clear" w:color="auto" w:fill="E1DFDD"/>
    </w:rPr>
  </w:style>
  <w:style w:type="paragraph" w:styleId="En-tte">
    <w:name w:val="header"/>
    <w:basedOn w:val="Normal"/>
    <w:link w:val="En-tteCar"/>
    <w:uiPriority w:val="99"/>
    <w:unhideWhenUsed/>
    <w:rsid w:val="00F728FC"/>
    <w:pPr>
      <w:tabs>
        <w:tab w:val="center" w:pos="4536"/>
        <w:tab w:val="right" w:pos="9072"/>
      </w:tabs>
    </w:pPr>
  </w:style>
  <w:style w:type="character" w:customStyle="1" w:styleId="En-tteCar">
    <w:name w:val="En-tête Car"/>
    <w:basedOn w:val="Policepardfaut"/>
    <w:link w:val="En-tte"/>
    <w:uiPriority w:val="99"/>
    <w:rsid w:val="00F728FC"/>
  </w:style>
  <w:style w:type="paragraph" w:styleId="Textedebulles">
    <w:name w:val="Balloon Text"/>
    <w:basedOn w:val="Normal"/>
    <w:link w:val="TextedebullesCar"/>
    <w:uiPriority w:val="99"/>
    <w:semiHidden/>
    <w:unhideWhenUsed/>
    <w:rsid w:val="008E3A04"/>
    <w:rPr>
      <w:rFonts w:ascii="Segoe UI" w:hAnsi="Segoe UI" w:cs="Segoe UI"/>
      <w:sz w:val="18"/>
      <w:szCs w:val="18"/>
    </w:rPr>
  </w:style>
  <w:style w:type="character" w:customStyle="1" w:styleId="TextedebullesCar">
    <w:name w:val="Texte de bulles Car"/>
    <w:basedOn w:val="Policepardfaut"/>
    <w:link w:val="Textedebulles"/>
    <w:uiPriority w:val="99"/>
    <w:semiHidden/>
    <w:rsid w:val="008E3A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18C41-94DC-4B8C-BF1C-DD6AB078C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16</Pages>
  <Words>4124</Words>
  <Characters>23512</Characters>
  <Application>Microsoft Office Word</Application>
  <DocSecurity>0</DocSecurity>
  <Lines>195</Lines>
  <Paragraphs>55</Paragraphs>
  <ScaleCrop>false</ScaleCrop>
  <HeadingPairs>
    <vt:vector size="6" baseType="variant">
      <vt:variant>
        <vt:lpstr>Titre</vt:lpstr>
      </vt:variant>
      <vt:variant>
        <vt:i4>1</vt:i4>
      </vt:variant>
      <vt:variant>
        <vt:lpstr>Titel</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27581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Funke,F (pgt)</dc:creator>
  <cp:keywords/>
  <dc:description/>
  <cp:lastModifiedBy>fabre</cp:lastModifiedBy>
  <cp:revision>4</cp:revision>
  <dcterms:created xsi:type="dcterms:W3CDTF">2023-08-18T15:15:00Z</dcterms:created>
  <dcterms:modified xsi:type="dcterms:W3CDTF">2023-08-18T17:49:00Z</dcterms:modified>
</cp:coreProperties>
</file>